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0A7C5AA4" w:rsidR="003468A1" w:rsidRDefault="003468A1" w:rsidP="00450DB9">
      <w:pPr>
        <w:pStyle w:val="Authors"/>
        <w:rPr>
          <w:b/>
          <w:sz w:val="34"/>
        </w:rPr>
      </w:pPr>
      <w:r w:rsidRPr="003468A1">
        <w:rPr>
          <w:b/>
          <w:sz w:val="34"/>
        </w:rPr>
        <w:t xml:space="preserve">The effect of Bed Thickness on Hillslope </w:t>
      </w:r>
      <w:r w:rsidR="00BC00E5">
        <w:rPr>
          <w:b/>
          <w:sz w:val="34"/>
        </w:rPr>
        <w:t>Geometry</w:t>
      </w:r>
      <w:r w:rsidRPr="003468A1">
        <w:rPr>
          <w:b/>
          <w:sz w:val="34"/>
        </w:rPr>
        <w:t xml:space="preserve"> in Last Chance Canyon, New Mexico</w:t>
      </w:r>
    </w:p>
    <w:p w14:paraId="5735AB2A" w14:textId="580EF292" w:rsidR="00BC00E5" w:rsidRPr="00C26311" w:rsidRDefault="007D7DA8" w:rsidP="00BC00E5">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r w:rsidR="00BC00E5">
        <w:t>, Grace Guryan</w:t>
      </w:r>
      <w:r w:rsidR="00BC00E5">
        <w:rPr>
          <w:vertAlign w:val="superscript"/>
        </w:rPr>
        <w:t>2</w:t>
      </w:r>
      <w:r w:rsidR="00BC00E5" w:rsidRPr="00C26311">
        <w:t xml:space="preserve">, </w:t>
      </w:r>
      <w:r w:rsidR="00BC00E5">
        <w:t>Sophia Br</w:t>
      </w:r>
      <w:r w:rsidR="002F3F96">
        <w:t>ie</w:t>
      </w:r>
      <w:r w:rsidR="00BC00E5">
        <w:t>ler</w:t>
      </w:r>
      <w:r w:rsidR="00BC00E5" w:rsidRPr="00C26311">
        <w:rPr>
          <w:vertAlign w:val="superscript"/>
        </w:rPr>
        <w:t>1</w:t>
      </w:r>
    </w:p>
    <w:p w14:paraId="538659D3" w14:textId="40F456A4" w:rsidR="00B4015F" w:rsidRPr="00C26311" w:rsidRDefault="00B4015F" w:rsidP="00450DB9">
      <w:pPr>
        <w:pStyle w:val="Authors"/>
      </w:pP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6468C5BF" w:rsidR="000A1B66" w:rsidRDefault="000A1B66" w:rsidP="008E213F">
      <w:pPr>
        <w:pStyle w:val="Correspondence"/>
      </w:pPr>
      <w:r w:rsidRPr="000A1B66">
        <w:rPr>
          <w:i/>
        </w:rPr>
        <w:t>Correspondence to</w:t>
      </w:r>
      <w:r>
        <w:t xml:space="preserve">: </w:t>
      </w:r>
      <w:r w:rsidR="007D7DA8">
        <w:t>Sam Anderson</w:t>
      </w:r>
      <w:r>
        <w:t xml:space="preserve"> (</w:t>
      </w:r>
      <w:hyperlink r:id="rId8" w:history="1">
        <w:r w:rsidR="00FD4BEE" w:rsidRPr="00FD6738">
          <w:rPr>
            <w:rStyle w:val="Hyperlink"/>
          </w:rPr>
          <w:t>sanderson@tulane.edu</w:t>
        </w:r>
      </w:hyperlink>
      <w:r>
        <w:t>)</w:t>
      </w:r>
    </w:p>
    <w:p w14:paraId="50F947A8" w14:textId="0B56A468" w:rsidR="00126BB2" w:rsidRDefault="005D5D99" w:rsidP="009D0F97">
      <w:pPr>
        <w:ind w:firstLine="720"/>
        <w:rPr>
          <w:i/>
          <w:iCs/>
        </w:rPr>
      </w:pPr>
      <w:r w:rsidRPr="00126BB2">
        <w:rPr>
          <w:i/>
          <w:iCs/>
        </w:rPr>
        <w:t>This study challenges conventional paradigms of arid bedrock landscapes,</w:t>
      </w:r>
      <w:r w:rsidR="00E67C60">
        <w:rPr>
          <w:i/>
          <w:iCs/>
        </w:rPr>
        <w:t xml:space="preserve"> </w:t>
      </w:r>
      <w:r w:rsidR="00B66C89" w:rsidRPr="00126BB2">
        <w:rPr>
          <w:i/>
          <w:iCs/>
        </w:rPr>
        <w:t>deepening</w:t>
      </w:r>
      <w:r w:rsidRPr="00126BB2">
        <w:rPr>
          <w:i/>
          <w:iCs/>
        </w:rPr>
        <w:t xml:space="preserve"> our understanding of geological processes and their role in landscape evolution</w:t>
      </w:r>
      <w:r w:rsidR="00090416" w:rsidRPr="00126BB2">
        <w:rPr>
          <w:i/>
          <w:iCs/>
        </w:rPr>
        <w:t xml:space="preserve">. </w:t>
      </w:r>
      <w:r w:rsidRPr="00126BB2">
        <w:rPr>
          <w:i/>
          <w:iCs/>
        </w:rPr>
        <w:t xml:space="preserve">Hillslopes in Last Chance Canyon, New Mexico, </w:t>
      </w:r>
      <w:r w:rsidR="008B6507">
        <w:rPr>
          <w:i/>
          <w:iCs/>
        </w:rPr>
        <w:t xml:space="preserve">USA, </w:t>
      </w:r>
      <w:del w:id="0" w:author="Gasparini, Nicole M" w:date="2024-02-25T20:13:00Z">
        <w:r w:rsidR="00090416" w:rsidRPr="00126BB2" w:rsidDel="00C840F0">
          <w:rPr>
            <w:i/>
            <w:iCs/>
          </w:rPr>
          <w:delText xml:space="preserve">adopt </w:delText>
        </w:r>
      </w:del>
      <w:ins w:id="1" w:author="Gasparini, Nicole M" w:date="2024-02-25T20:13:00Z">
        <w:r w:rsidR="00C840F0">
          <w:rPr>
            <w:i/>
            <w:iCs/>
          </w:rPr>
          <w:t>have</w:t>
        </w:r>
        <w:r w:rsidR="00C840F0" w:rsidRPr="00126BB2">
          <w:rPr>
            <w:i/>
            <w:iCs/>
          </w:rPr>
          <w:t xml:space="preserve"> </w:t>
        </w:r>
      </w:ins>
      <w:r w:rsidR="00090416" w:rsidRPr="00126BB2">
        <w:rPr>
          <w:i/>
          <w:iCs/>
        </w:rPr>
        <w:t xml:space="preserve">a convex </w:t>
      </w:r>
      <w:del w:id="2" w:author="Gasparini, Nicole M" w:date="2024-02-25T20:12:00Z">
        <w:r w:rsidR="002D4683" w:rsidDel="00C840F0">
          <w:rPr>
            <w:i/>
            <w:iCs/>
          </w:rPr>
          <w:delText>nonlinear</w:delText>
        </w:r>
        <w:r w:rsidR="00090416" w:rsidRPr="00126BB2" w:rsidDel="00C840F0">
          <w:rPr>
            <w:i/>
            <w:iCs/>
          </w:rPr>
          <w:delText xml:space="preserve"> </w:delText>
        </w:r>
      </w:del>
      <w:r w:rsidR="00090416" w:rsidRPr="00126BB2">
        <w:rPr>
          <w:i/>
          <w:iCs/>
        </w:rPr>
        <w:t>shape</w:t>
      </w:r>
      <w:r w:rsidR="008B79B7" w:rsidRPr="00126BB2">
        <w:rPr>
          <w:i/>
          <w:iCs/>
        </w:rPr>
        <w:t xml:space="preserve"> above </w:t>
      </w:r>
      <w:del w:id="3" w:author="Gasparini, Nicole M" w:date="2024-02-25T20:13:00Z">
        <w:r w:rsidR="008B79B7" w:rsidRPr="00126BB2" w:rsidDel="00C840F0">
          <w:rPr>
            <w:i/>
            <w:iCs/>
          </w:rPr>
          <w:delText xml:space="preserve">an adjusting </w:delText>
        </w:r>
        <w:r w:rsidR="002D4683" w:rsidDel="00C840F0">
          <w:rPr>
            <w:i/>
            <w:iCs/>
          </w:rPr>
          <w:delText>and/or</w:delText>
        </w:r>
      </w:del>
      <w:ins w:id="4" w:author="Gasparini, Nicole M" w:date="2024-02-25T20:13:00Z">
        <w:r w:rsidR="00C840F0">
          <w:rPr>
            <w:i/>
            <w:iCs/>
          </w:rPr>
          <w:t>a steep</w:t>
        </w:r>
      </w:ins>
      <w:r w:rsidR="002D4683">
        <w:rPr>
          <w:i/>
          <w:iCs/>
        </w:rPr>
        <w:t xml:space="preserve"> linear </w:t>
      </w:r>
      <w:r w:rsidR="008B79B7" w:rsidRPr="00126BB2">
        <w:rPr>
          <w:i/>
          <w:iCs/>
        </w:rPr>
        <w:t xml:space="preserve">section of the </w:t>
      </w:r>
      <w:ins w:id="5" w:author="Gasparini, Nicole M" w:date="2024-02-25T20:13:00Z">
        <w:r w:rsidR="00C840F0">
          <w:rPr>
            <w:i/>
            <w:iCs/>
          </w:rPr>
          <w:t>hillslope</w:t>
        </w:r>
      </w:ins>
      <w:del w:id="6" w:author="Gasparini, Nicole M" w:date="2024-02-25T20:13:00Z">
        <w:r w:rsidR="008B79B7" w:rsidRPr="00126BB2" w:rsidDel="00C840F0">
          <w:rPr>
            <w:i/>
            <w:iCs/>
          </w:rPr>
          <w:delText>landscape</w:delText>
        </w:r>
      </w:del>
      <w:r w:rsidRPr="00126BB2">
        <w:rPr>
          <w:i/>
          <w:iCs/>
        </w:rPr>
        <w:t xml:space="preserve"> despite limited regolith</w:t>
      </w:r>
      <w:r w:rsidR="00090416" w:rsidRPr="00126BB2">
        <w:rPr>
          <w:i/>
          <w:iCs/>
        </w:rPr>
        <w:t>, a departure from traditional expectations</w:t>
      </w:r>
      <w:r w:rsidR="002D4683">
        <w:rPr>
          <w:i/>
          <w:iCs/>
        </w:rPr>
        <w:t xml:space="preserve"> for </w:t>
      </w:r>
      <w:del w:id="7" w:author="Gasparini, Nicole M" w:date="2024-02-25T20:14:00Z">
        <w:r w:rsidR="002D4683" w:rsidDel="00C840F0">
          <w:rPr>
            <w:i/>
            <w:iCs/>
          </w:rPr>
          <w:delText xml:space="preserve">arid </w:delText>
        </w:r>
      </w:del>
      <w:ins w:id="8" w:author="Gasparini, Nicole M" w:date="2024-02-25T20:14:00Z">
        <w:r w:rsidR="00C840F0">
          <w:rPr>
            <w:i/>
            <w:iCs/>
          </w:rPr>
          <w:t xml:space="preserve"> </w:t>
        </w:r>
      </w:ins>
      <w:r w:rsidR="002D4683">
        <w:rPr>
          <w:i/>
          <w:iCs/>
        </w:rPr>
        <w:t>bedrock landscapes</w:t>
      </w:r>
      <w:ins w:id="9" w:author="Gasparini, Nicole M" w:date="2024-02-25T20:14:00Z">
        <w:r w:rsidR="00C840F0">
          <w:rPr>
            <w:i/>
            <w:iCs/>
          </w:rPr>
          <w:t xml:space="preserve"> without a developed soil cover</w:t>
        </w:r>
      </w:ins>
      <w:r w:rsidR="00090416" w:rsidRPr="00126BB2">
        <w:rPr>
          <w:i/>
          <w:iCs/>
        </w:rPr>
        <w:t xml:space="preserve">. </w:t>
      </w:r>
      <w:r w:rsidR="00DF3282" w:rsidRPr="00DF3282">
        <w:rPr>
          <w:i/>
          <w:iCs/>
        </w:rPr>
        <w:t xml:space="preserve">This study focuses on hillslopes in first- and second-order </w:t>
      </w:r>
      <w:r w:rsidR="008B6507">
        <w:rPr>
          <w:i/>
          <w:iCs/>
        </w:rPr>
        <w:t xml:space="preserve">watersheds </w:t>
      </w:r>
      <w:r w:rsidR="00DF3282">
        <w:rPr>
          <w:i/>
          <w:iCs/>
        </w:rPr>
        <w:t>in which the landscape is</w:t>
      </w:r>
      <w:r w:rsidR="00DF3282" w:rsidRPr="00DF3282">
        <w:rPr>
          <w:i/>
          <w:iCs/>
        </w:rPr>
        <w:t xml:space="preserve"> composed of horizontally bedded </w:t>
      </w:r>
      <w:r w:rsidR="00DF3282">
        <w:rPr>
          <w:i/>
          <w:iCs/>
        </w:rPr>
        <w:t xml:space="preserve">rock with </w:t>
      </w:r>
      <w:del w:id="10" w:author="Gasparini, Nicole M" w:date="2024-02-25T20:14:00Z">
        <w:r w:rsidR="00DF3282" w:rsidDel="00C840F0">
          <w:rPr>
            <w:i/>
            <w:iCs/>
          </w:rPr>
          <w:delText>a variety of</w:delText>
        </w:r>
      </w:del>
      <w:ins w:id="11" w:author="Gasparini, Nicole M" w:date="2024-02-25T20:14:00Z">
        <w:r w:rsidR="00C840F0">
          <w:rPr>
            <w:i/>
            <w:iCs/>
          </w:rPr>
          <w:t>varying</w:t>
        </w:r>
      </w:ins>
      <w:r w:rsidR="00DF3282">
        <w:rPr>
          <w:i/>
          <w:iCs/>
        </w:rPr>
        <w:t xml:space="preserve"> thickness</w:t>
      </w:r>
      <w:del w:id="12" w:author="Gasparini, Nicole M" w:date="2024-02-25T20:15:00Z">
        <w:r w:rsidR="00DF3282" w:rsidDel="00C840F0">
          <w:rPr>
            <w:i/>
            <w:iCs/>
          </w:rPr>
          <w:delText>es</w:delText>
        </w:r>
      </w:del>
      <w:r w:rsidR="00DF3282" w:rsidRPr="00DF3282">
        <w:rPr>
          <w:i/>
          <w:iCs/>
        </w:rPr>
        <w:t xml:space="preserve">. We hypothesize that </w:t>
      </w:r>
      <w:r w:rsidR="00DF3282">
        <w:rPr>
          <w:i/>
          <w:iCs/>
        </w:rPr>
        <w:t xml:space="preserve">interplay between </w:t>
      </w:r>
      <w:r w:rsidR="00382A46">
        <w:rPr>
          <w:i/>
          <w:iCs/>
        </w:rPr>
        <w:t xml:space="preserve">spatial </w:t>
      </w:r>
      <w:r w:rsidR="00090416" w:rsidRPr="00126BB2">
        <w:rPr>
          <w:i/>
          <w:iCs/>
        </w:rPr>
        <w:t>variations in bedrock thickness</w:t>
      </w:r>
      <w:r w:rsidR="002D4683">
        <w:rPr>
          <w:i/>
          <w:iCs/>
        </w:rPr>
        <w:t xml:space="preserve"> </w:t>
      </w:r>
      <w:commentRangeStart w:id="13"/>
      <w:r w:rsidR="002D4683">
        <w:rPr>
          <w:i/>
          <w:iCs/>
        </w:rPr>
        <w:t xml:space="preserve">and uplift </w:t>
      </w:r>
      <w:commentRangeEnd w:id="13"/>
      <w:r w:rsidR="00C840F0">
        <w:rPr>
          <w:rStyle w:val="CommentReference"/>
        </w:rPr>
        <w:commentReference w:id="13"/>
      </w:r>
      <w:r w:rsidR="00382A46">
        <w:rPr>
          <w:i/>
          <w:iCs/>
        </w:rPr>
        <w:t xml:space="preserve">can </w:t>
      </w:r>
      <w:r w:rsidR="008B79B7" w:rsidRPr="00126BB2">
        <w:rPr>
          <w:i/>
          <w:iCs/>
        </w:rPr>
        <w:t xml:space="preserve">enable </w:t>
      </w:r>
      <w:commentRangeStart w:id="14"/>
      <w:r w:rsidR="008B79B7" w:rsidRPr="00126BB2">
        <w:rPr>
          <w:i/>
          <w:iCs/>
        </w:rPr>
        <w:t xml:space="preserve">relict and low sloping parts of the </w:t>
      </w:r>
      <w:r w:rsidR="00382A46">
        <w:rPr>
          <w:i/>
          <w:iCs/>
        </w:rPr>
        <w:t>hillslopes</w:t>
      </w:r>
      <w:r w:rsidR="008B79B7" w:rsidRPr="00126BB2">
        <w:rPr>
          <w:i/>
          <w:iCs/>
        </w:rPr>
        <w:t xml:space="preserve"> to exist</w:t>
      </w:r>
      <w:r w:rsidR="007039F6">
        <w:rPr>
          <w:i/>
          <w:iCs/>
        </w:rPr>
        <w:t>, and persist temporally</w:t>
      </w:r>
      <w:commentRangeEnd w:id="14"/>
      <w:r w:rsidR="00C840F0">
        <w:rPr>
          <w:rStyle w:val="CommentReference"/>
        </w:rPr>
        <w:commentReference w:id="14"/>
      </w:r>
      <w:r w:rsidR="008B79B7" w:rsidRPr="00126BB2">
        <w:rPr>
          <w:i/>
          <w:iCs/>
        </w:rPr>
        <w:t>.</w:t>
      </w:r>
      <w:r w:rsidR="00313AA9" w:rsidRPr="00126BB2">
        <w:rPr>
          <w:i/>
          <w:iCs/>
        </w:rPr>
        <w:t xml:space="preserve"> </w:t>
      </w:r>
      <w:del w:id="15" w:author="Gasparini, Nicole M" w:date="2024-02-25T20:17:00Z">
        <w:r w:rsidR="00382A46" w:rsidDel="00C840F0">
          <w:rPr>
            <w:i/>
            <w:iCs/>
          </w:rPr>
          <w:delText xml:space="preserve">Nonlinear </w:delText>
        </w:r>
      </w:del>
      <w:ins w:id="16" w:author="Gasparini, Nicole M" w:date="2024-02-25T20:17:00Z">
        <w:r w:rsidR="00C840F0">
          <w:rPr>
            <w:i/>
            <w:iCs/>
          </w:rPr>
          <w:t xml:space="preserve">Convex </w:t>
        </w:r>
      </w:ins>
      <w:r w:rsidR="00382A46">
        <w:rPr>
          <w:i/>
          <w:iCs/>
        </w:rPr>
        <w:t>hillslope profiles, traditionally associated</w:t>
      </w:r>
      <w:r w:rsidR="00382A46" w:rsidRPr="00126BB2">
        <w:rPr>
          <w:i/>
          <w:iCs/>
        </w:rPr>
        <w:t xml:space="preserve"> </w:t>
      </w:r>
      <w:r w:rsidR="00382A46">
        <w:rPr>
          <w:i/>
          <w:iCs/>
        </w:rPr>
        <w:t xml:space="preserve">with </w:t>
      </w:r>
      <w:r w:rsidR="00382A46" w:rsidRPr="00126BB2">
        <w:rPr>
          <w:i/>
          <w:iCs/>
        </w:rPr>
        <w:t xml:space="preserve">soil-mantled </w:t>
      </w:r>
      <w:r w:rsidR="002D4683" w:rsidRPr="00126BB2">
        <w:rPr>
          <w:i/>
          <w:iCs/>
        </w:rPr>
        <w:t xml:space="preserve">landscapes, </w:t>
      </w:r>
      <w:r w:rsidR="002D4683">
        <w:rPr>
          <w:i/>
          <w:iCs/>
        </w:rPr>
        <w:t>can</w:t>
      </w:r>
      <w:r w:rsidR="00382A46">
        <w:rPr>
          <w:i/>
          <w:iCs/>
        </w:rPr>
        <w:t xml:space="preserve"> </w:t>
      </w:r>
      <w:r w:rsidR="007039F6">
        <w:rPr>
          <w:i/>
          <w:iCs/>
        </w:rPr>
        <w:t>occur</w:t>
      </w:r>
      <w:r w:rsidR="00382A46">
        <w:rPr>
          <w:i/>
          <w:iCs/>
        </w:rPr>
        <w:t xml:space="preserve"> where t</w:t>
      </w:r>
      <w:r w:rsidR="00090416" w:rsidRPr="00126BB2">
        <w:rPr>
          <w:i/>
          <w:iCs/>
        </w:rPr>
        <w:t xml:space="preserve">hin </w:t>
      </w:r>
      <w:r w:rsidR="00382A46">
        <w:rPr>
          <w:i/>
          <w:iCs/>
        </w:rPr>
        <w:t>and erodible bedrock</w:t>
      </w:r>
      <w:r w:rsidR="00090416" w:rsidRPr="00126BB2">
        <w:rPr>
          <w:i/>
          <w:iCs/>
        </w:rPr>
        <w:t xml:space="preserve"> </w:t>
      </w:r>
      <w:commentRangeStart w:id="17"/>
      <w:r w:rsidR="00382A46">
        <w:rPr>
          <w:i/>
          <w:iCs/>
        </w:rPr>
        <w:t xml:space="preserve">sits atop </w:t>
      </w:r>
      <w:r w:rsidR="008B79B7" w:rsidRPr="00126BB2">
        <w:rPr>
          <w:i/>
          <w:iCs/>
        </w:rPr>
        <w:t>thick</w:t>
      </w:r>
      <w:r w:rsidR="00382A46">
        <w:rPr>
          <w:i/>
          <w:iCs/>
        </w:rPr>
        <w:t xml:space="preserve"> and resistant</w:t>
      </w:r>
      <w:r w:rsidR="008B79B7" w:rsidRPr="00126BB2">
        <w:rPr>
          <w:i/>
          <w:iCs/>
        </w:rPr>
        <w:t xml:space="preserve"> bedrock</w:t>
      </w:r>
      <w:r w:rsidR="00382A46">
        <w:rPr>
          <w:i/>
          <w:iCs/>
        </w:rPr>
        <w:t xml:space="preserve">. </w:t>
      </w:r>
      <w:commentRangeEnd w:id="17"/>
      <w:r w:rsidR="00C840F0">
        <w:rPr>
          <w:rStyle w:val="CommentReference"/>
        </w:rPr>
        <w:commentReference w:id="17"/>
      </w:r>
      <w:r w:rsidR="000365E9" w:rsidRPr="000365E9">
        <w:rPr>
          <w:i/>
          <w:iCs/>
        </w:rPr>
        <w:t xml:space="preserve">High-resolution orthomosaics and digital surface models (DSMs) </w:t>
      </w:r>
      <w:r w:rsidR="000365E9">
        <w:rPr>
          <w:i/>
          <w:iCs/>
        </w:rPr>
        <w:t xml:space="preserve">of seven hillslope transects from two </w:t>
      </w:r>
      <w:r w:rsidR="00462A3E">
        <w:rPr>
          <w:i/>
          <w:iCs/>
        </w:rPr>
        <w:t>headwater catchments</w:t>
      </w:r>
      <w:r w:rsidR="000365E9">
        <w:rPr>
          <w:i/>
          <w:iCs/>
        </w:rPr>
        <w:t xml:space="preserve"> </w:t>
      </w:r>
      <w:r w:rsidR="000365E9" w:rsidRPr="000365E9">
        <w:rPr>
          <w:i/>
          <w:iCs/>
        </w:rPr>
        <w:t>were generated from drone photogrammetry and were used to measure bed thicknesses</w:t>
      </w:r>
      <w:r w:rsidR="000365E9">
        <w:rPr>
          <w:i/>
          <w:iCs/>
        </w:rPr>
        <w:t xml:space="preserve"> to </w:t>
      </w:r>
      <w:r w:rsidR="00695204" w:rsidRPr="00695204">
        <w:rPr>
          <w:i/>
          <w:iCs/>
        </w:rPr>
        <w:t>test this hypothesis</w:t>
      </w:r>
      <w:r w:rsidR="000365E9">
        <w:rPr>
          <w:i/>
          <w:iCs/>
        </w:rPr>
        <w:t xml:space="preserve">. </w:t>
      </w:r>
      <w:r w:rsidR="00695204" w:rsidRPr="00695204">
        <w:rPr>
          <w:i/>
          <w:iCs/>
        </w:rPr>
        <w:t xml:space="preserve">The United States Geological Survey (USGS) </w:t>
      </w:r>
      <w:r w:rsidR="00695204">
        <w:rPr>
          <w:i/>
          <w:iCs/>
        </w:rPr>
        <w:t>1</w:t>
      </w:r>
      <w:ins w:id="18" w:author="Gasparini, Nicole M" w:date="2024-02-25T20:20:00Z">
        <w:r w:rsidR="00C840F0">
          <w:rPr>
            <w:i/>
            <w:iCs/>
          </w:rPr>
          <w:t xml:space="preserve"> </w:t>
        </w:r>
      </w:ins>
      <w:r w:rsidR="00695204" w:rsidRPr="00695204">
        <w:rPr>
          <w:i/>
          <w:iCs/>
        </w:rPr>
        <w:t>m digital elevation models (DEMs) were used to measure slope</w:t>
      </w:r>
      <w:r w:rsidR="001B3A06">
        <w:rPr>
          <w:i/>
          <w:iCs/>
        </w:rPr>
        <w:t xml:space="preserve">, </w:t>
      </w:r>
      <w:r w:rsidR="00695204">
        <w:rPr>
          <w:i/>
          <w:iCs/>
        </w:rPr>
        <w:t>curvature</w:t>
      </w:r>
      <w:r w:rsidR="001B3A06">
        <w:rPr>
          <w:i/>
          <w:iCs/>
        </w:rPr>
        <w:t>, and other relevant topographic metrics</w:t>
      </w:r>
      <w:r w:rsidR="00695204" w:rsidRPr="00695204">
        <w:rPr>
          <w:i/>
          <w:iCs/>
        </w:rPr>
        <w:t>.</w:t>
      </w:r>
      <w:del w:id="19" w:author="Gasparini, Nicole M" w:date="2024-02-25T20:22:00Z">
        <w:r w:rsidR="00695204" w:rsidRPr="00695204" w:rsidDel="00C840F0">
          <w:rPr>
            <w:i/>
            <w:iCs/>
          </w:rPr>
          <w:delText xml:space="preserve"> </w:delText>
        </w:r>
        <w:r w:rsidR="00E67C60" w:rsidDel="00C840F0">
          <w:rPr>
            <w:i/>
            <w:iCs/>
          </w:rPr>
          <w:delText>In Last Chance Canyon</w:delText>
        </w:r>
      </w:del>
      <w:r w:rsidR="008B6507">
        <w:rPr>
          <w:i/>
          <w:iCs/>
        </w:rPr>
        <w:t>,</w:t>
      </w:r>
      <w:r w:rsidR="00695204" w:rsidRPr="00695204">
        <w:rPr>
          <w:i/>
          <w:iCs/>
        </w:rPr>
        <w:t xml:space="preserve"> </w:t>
      </w:r>
      <w:ins w:id="20" w:author="Gasparini, Nicole M" w:date="2024-02-25T20:22:00Z">
        <w:r w:rsidR="00C840F0">
          <w:rPr>
            <w:i/>
            <w:iCs/>
          </w:rPr>
          <w:t xml:space="preserve">Near the channel </w:t>
        </w:r>
      </w:ins>
      <w:r w:rsidR="00E67C60">
        <w:rPr>
          <w:i/>
          <w:iCs/>
        </w:rPr>
        <w:t>hillslopes</w:t>
      </w:r>
      <w:ins w:id="21" w:author="Gasparini, Nicole M" w:date="2024-02-25T20:21:00Z">
        <w:r w:rsidR="00C840F0">
          <w:rPr>
            <w:i/>
            <w:iCs/>
          </w:rPr>
          <w:t xml:space="preserve"> are straight with </w:t>
        </w:r>
      </w:ins>
      <w:del w:id="22" w:author="Gasparini, Nicole M" w:date="2024-02-25T20:21:00Z">
        <w:r w:rsidR="00E67C60" w:rsidRPr="00462A3E" w:rsidDel="00C840F0">
          <w:rPr>
            <w:i/>
            <w:iCs/>
          </w:rPr>
          <w:delText xml:space="preserve"> </w:delText>
        </w:r>
        <w:r w:rsidR="00E67C60" w:rsidDel="00C840F0">
          <w:rPr>
            <w:i/>
            <w:iCs/>
          </w:rPr>
          <w:delText xml:space="preserve">have </w:delText>
        </w:r>
      </w:del>
      <w:r w:rsidR="00E67C60">
        <w:rPr>
          <w:i/>
          <w:iCs/>
        </w:rPr>
        <w:t xml:space="preserve">a </w:t>
      </w:r>
      <w:del w:id="23" w:author="Gasparini, Nicole M" w:date="2024-02-25T20:21:00Z">
        <w:r w:rsidR="00E67C60" w:rsidDel="00C840F0">
          <w:rPr>
            <w:i/>
            <w:iCs/>
          </w:rPr>
          <w:delText xml:space="preserve">constant </w:delText>
        </w:r>
      </w:del>
      <w:ins w:id="24" w:author="Gasparini, Nicole M" w:date="2024-02-25T20:21:00Z">
        <w:r w:rsidR="00C840F0">
          <w:rPr>
            <w:i/>
            <w:iCs/>
          </w:rPr>
          <w:t xml:space="preserve">uniform </w:t>
        </w:r>
      </w:ins>
      <w:r w:rsidR="00E67C60">
        <w:rPr>
          <w:i/>
          <w:iCs/>
        </w:rPr>
        <w:t xml:space="preserve">high slope </w:t>
      </w:r>
      <w:del w:id="25" w:author="Gasparini, Nicole M" w:date="2024-02-25T20:22:00Z">
        <w:r w:rsidR="008B6507" w:rsidDel="00C840F0">
          <w:rPr>
            <w:i/>
            <w:iCs/>
          </w:rPr>
          <w:delText xml:space="preserve">well described by a linear model </w:delText>
        </w:r>
      </w:del>
      <w:del w:id="26" w:author="Gasparini, Nicole M" w:date="2024-02-25T20:23:00Z">
        <w:r w:rsidR="00E67C60" w:rsidDel="00C840F0">
          <w:rPr>
            <w:i/>
            <w:iCs/>
          </w:rPr>
          <w:delText>in lower elevation sections</w:delText>
        </w:r>
      </w:del>
      <w:r w:rsidR="00E67C60">
        <w:rPr>
          <w:i/>
          <w:iCs/>
        </w:rPr>
        <w:t xml:space="preserve"> made up of</w:t>
      </w:r>
      <w:r w:rsidR="00E67C60" w:rsidRPr="00462A3E">
        <w:rPr>
          <w:i/>
          <w:iCs/>
        </w:rPr>
        <w:t xml:space="preserve"> thickly bedded rock</w:t>
      </w:r>
      <w:r w:rsidR="008B6507">
        <w:rPr>
          <w:i/>
          <w:iCs/>
        </w:rPr>
        <w:t xml:space="preserve">, </w:t>
      </w:r>
      <w:del w:id="27" w:author="Gasparini, Nicole M" w:date="2024-02-25T20:27:00Z">
        <w:r w:rsidR="008B6507" w:rsidDel="00E979D0">
          <w:rPr>
            <w:i/>
            <w:iCs/>
          </w:rPr>
          <w:delText>while in the</w:delText>
        </w:r>
      </w:del>
      <w:ins w:id="28" w:author="Gasparini, Nicole M" w:date="2024-02-25T20:27:00Z">
        <w:r w:rsidR="00E979D0">
          <w:rPr>
            <w:i/>
            <w:iCs/>
          </w:rPr>
          <w:t>but where</w:t>
        </w:r>
      </w:ins>
      <w:r w:rsidR="008B6507">
        <w:rPr>
          <w:i/>
          <w:iCs/>
        </w:rPr>
        <w:t xml:space="preserve"> </w:t>
      </w:r>
      <w:ins w:id="29" w:author="Gasparini, Nicole M" w:date="2024-02-25T20:27:00Z">
        <w:r w:rsidR="00E979D0">
          <w:rPr>
            <w:i/>
            <w:iCs/>
          </w:rPr>
          <w:t xml:space="preserve">the hillslope is </w:t>
        </w:r>
      </w:ins>
      <w:r w:rsidR="008B6507">
        <w:rPr>
          <w:i/>
          <w:iCs/>
        </w:rPr>
        <w:t>thinly bedded</w:t>
      </w:r>
      <w:del w:id="30" w:author="Gasparini, Nicole M" w:date="2024-02-25T20:27:00Z">
        <w:r w:rsidR="008B6507" w:rsidDel="00E979D0">
          <w:rPr>
            <w:i/>
            <w:iCs/>
          </w:rPr>
          <w:delText xml:space="preserve"> erodible landscape sections</w:delText>
        </w:r>
      </w:del>
      <w:r w:rsidR="008B6507">
        <w:rPr>
          <w:i/>
          <w:iCs/>
        </w:rPr>
        <w:t xml:space="preserve">, slopes are shallower and </w:t>
      </w:r>
      <w:r w:rsidR="00E34002">
        <w:rPr>
          <w:i/>
          <w:iCs/>
        </w:rPr>
        <w:t>convex</w:t>
      </w:r>
      <w:r w:rsidR="00701A55">
        <w:rPr>
          <w:i/>
          <w:iCs/>
        </w:rPr>
        <w:t>. We posit that thicker beds</w:t>
      </w:r>
      <w:r w:rsidR="008B6507">
        <w:rPr>
          <w:i/>
          <w:iCs/>
        </w:rPr>
        <w:t xml:space="preserve"> </w:t>
      </w:r>
      <w:r w:rsidR="00701A55">
        <w:rPr>
          <w:i/>
          <w:iCs/>
        </w:rPr>
        <w:t xml:space="preserve">which are closer to the base of the </w:t>
      </w:r>
      <w:del w:id="31" w:author="Gasparini, Nicole M" w:date="2024-02-25T20:27:00Z">
        <w:r w:rsidR="00701A55" w:rsidDel="00E979D0">
          <w:rPr>
            <w:i/>
            <w:iCs/>
          </w:rPr>
          <w:delText>landscape</w:delText>
        </w:r>
      </w:del>
      <w:ins w:id="32" w:author="Gasparini, Nicole M" w:date="2024-02-25T20:27:00Z">
        <w:r w:rsidR="00E979D0">
          <w:rPr>
            <w:i/>
            <w:iCs/>
          </w:rPr>
          <w:t>hillslope</w:t>
        </w:r>
      </w:ins>
      <w:r w:rsidR="00701A55">
        <w:rPr>
          <w:i/>
          <w:iCs/>
        </w:rPr>
        <w:t xml:space="preserve">, where </w:t>
      </w:r>
      <w:del w:id="33" w:author="Gasparini, Nicole M" w:date="2024-02-25T20:28:00Z">
        <w:r w:rsidR="00701A55" w:rsidDel="00E979D0">
          <w:rPr>
            <w:i/>
            <w:iCs/>
          </w:rPr>
          <w:delText xml:space="preserve">the signal from base level </w:delText>
        </w:r>
        <w:commentRangeStart w:id="34"/>
        <w:r w:rsidR="00701A55" w:rsidDel="00E979D0">
          <w:rPr>
            <w:i/>
            <w:iCs/>
          </w:rPr>
          <w:delText>originated</w:delText>
        </w:r>
      </w:del>
      <w:ins w:id="35" w:author="Gasparini, Nicole M" w:date="2024-02-25T20:28:00Z">
        <w:r w:rsidR="00E979D0">
          <w:rPr>
            <w:i/>
            <w:iCs/>
          </w:rPr>
          <w:t>erosion of the channel drives hillslope erosion</w:t>
        </w:r>
        <w:commentRangeEnd w:id="34"/>
        <w:r w:rsidR="00E979D0">
          <w:rPr>
            <w:rStyle w:val="CommentReference"/>
          </w:rPr>
          <w:commentReference w:id="34"/>
        </w:r>
      </w:ins>
      <w:r w:rsidR="00701A55">
        <w:rPr>
          <w:i/>
          <w:iCs/>
        </w:rPr>
        <w:t xml:space="preserve">, can </w:t>
      </w:r>
      <w:commentRangeStart w:id="36"/>
      <w:r w:rsidR="00701A55">
        <w:rPr>
          <w:i/>
          <w:iCs/>
        </w:rPr>
        <w:t>attenuate</w:t>
      </w:r>
      <w:commentRangeEnd w:id="36"/>
      <w:r w:rsidR="00E979D0">
        <w:rPr>
          <w:rStyle w:val="CommentReference"/>
        </w:rPr>
        <w:commentReference w:id="36"/>
      </w:r>
      <w:r w:rsidR="00701A55">
        <w:rPr>
          <w:i/>
          <w:iCs/>
        </w:rPr>
        <w:t xml:space="preserve"> the erosional signal moving up </w:t>
      </w:r>
      <w:del w:id="37" w:author="Gasparini, Nicole M" w:date="2024-02-25T20:29:00Z">
        <w:r w:rsidR="00701A55" w:rsidDel="00E979D0">
          <w:rPr>
            <w:i/>
            <w:iCs/>
          </w:rPr>
          <w:delText>elevation</w:delText>
        </w:r>
        <w:r w:rsidR="00E67C60" w:rsidDel="00E979D0">
          <w:rPr>
            <w:i/>
            <w:iCs/>
          </w:rPr>
          <w:delText>,</w:delText>
        </w:r>
      </w:del>
      <w:ins w:id="38" w:author="Gasparini, Nicole M" w:date="2024-02-25T20:29:00Z">
        <w:r w:rsidR="00E979D0">
          <w:rPr>
            <w:i/>
            <w:iCs/>
          </w:rPr>
          <w:t>hillslope,</w:t>
        </w:r>
      </w:ins>
      <w:r w:rsidR="00E67C60">
        <w:rPr>
          <w:i/>
          <w:iCs/>
        </w:rPr>
        <w:t xml:space="preserve"> </w:t>
      </w:r>
      <w:commentRangeStart w:id="39"/>
      <w:r w:rsidR="00E67C60">
        <w:rPr>
          <w:i/>
          <w:iCs/>
        </w:rPr>
        <w:t>shielding relict and erodible landscape sections from being completely eroded away</w:t>
      </w:r>
      <w:commentRangeEnd w:id="39"/>
      <w:r w:rsidR="006B3B9E">
        <w:rPr>
          <w:rStyle w:val="CommentReference"/>
        </w:rPr>
        <w:commentReference w:id="39"/>
      </w:r>
      <w:r w:rsidR="00E67C60">
        <w:rPr>
          <w:i/>
          <w:iCs/>
        </w:rPr>
        <w:t xml:space="preserve">. </w:t>
      </w:r>
      <w:r w:rsidR="008B6507">
        <w:rPr>
          <w:i/>
          <w:iCs/>
        </w:rPr>
        <w:t>Furthermore, w</w:t>
      </w:r>
      <w:r w:rsidR="00E67C60" w:rsidRPr="00462A3E">
        <w:rPr>
          <w:i/>
          <w:iCs/>
        </w:rPr>
        <w:t xml:space="preserve">e infer that in the </w:t>
      </w:r>
      <w:r w:rsidR="00E67C60">
        <w:rPr>
          <w:i/>
          <w:iCs/>
        </w:rPr>
        <w:t>thickly bedded high slope</w:t>
      </w:r>
      <w:r w:rsidR="00E67C60" w:rsidRPr="00462A3E">
        <w:rPr>
          <w:i/>
          <w:iCs/>
        </w:rPr>
        <w:t xml:space="preserve"> </w:t>
      </w:r>
      <w:r w:rsidR="00E67C60">
        <w:rPr>
          <w:i/>
          <w:iCs/>
        </w:rPr>
        <w:t>areas</w:t>
      </w:r>
      <w:r w:rsidR="00E67C60" w:rsidRPr="00462A3E">
        <w:rPr>
          <w:i/>
          <w:iCs/>
        </w:rPr>
        <w:t>, slope</w:t>
      </w:r>
      <w:r w:rsidR="008B6507">
        <w:rPr>
          <w:i/>
          <w:iCs/>
        </w:rPr>
        <w:t>s are</w:t>
      </w:r>
      <w:r w:rsidR="00E67C60" w:rsidRPr="00462A3E">
        <w:rPr>
          <w:i/>
          <w:iCs/>
        </w:rPr>
        <w:t xml:space="preserve"> primarily controlled by </w:t>
      </w:r>
      <w:r w:rsidR="00E67C60">
        <w:rPr>
          <w:i/>
          <w:iCs/>
        </w:rPr>
        <w:t>competent</w:t>
      </w:r>
      <w:r w:rsidR="00E67C60" w:rsidRPr="00462A3E">
        <w:rPr>
          <w:i/>
          <w:iCs/>
        </w:rPr>
        <w:t xml:space="preserve"> </w:t>
      </w:r>
      <w:r w:rsidR="00E67C60">
        <w:rPr>
          <w:i/>
          <w:iCs/>
        </w:rPr>
        <w:t xml:space="preserve">beds which are resistant to </w:t>
      </w:r>
      <w:r w:rsidR="008B6507">
        <w:rPr>
          <w:i/>
          <w:iCs/>
        </w:rPr>
        <w:t>the</w:t>
      </w:r>
      <w:r w:rsidR="00E67C60">
        <w:rPr>
          <w:i/>
          <w:iCs/>
        </w:rPr>
        <w:t xml:space="preserve"> erosional signal</w:t>
      </w:r>
      <w:r w:rsidR="001B3A06">
        <w:rPr>
          <w:i/>
          <w:iCs/>
        </w:rPr>
        <w:t xml:space="preserve">. </w:t>
      </w:r>
      <w:commentRangeStart w:id="40"/>
      <w:r w:rsidR="001B3A06">
        <w:rPr>
          <w:i/>
          <w:iCs/>
        </w:rPr>
        <w:t>In</w:t>
      </w:r>
      <w:r w:rsidR="00E67C60">
        <w:rPr>
          <w:i/>
          <w:iCs/>
        </w:rPr>
        <w:t xml:space="preserve"> the relict topography, </w:t>
      </w:r>
      <w:r w:rsidR="001B3A06">
        <w:rPr>
          <w:i/>
          <w:iCs/>
        </w:rPr>
        <w:t>hill</w:t>
      </w:r>
      <w:r w:rsidR="00E67C60">
        <w:rPr>
          <w:i/>
          <w:iCs/>
        </w:rPr>
        <w:t xml:space="preserve">slopes </w:t>
      </w:r>
      <w:r w:rsidR="001B3A06">
        <w:rPr>
          <w:i/>
          <w:iCs/>
        </w:rPr>
        <w:t>are steeper at higher elevations</w:t>
      </w:r>
      <w:r w:rsidR="008B6507">
        <w:rPr>
          <w:i/>
          <w:iCs/>
        </w:rPr>
        <w:t xml:space="preserve"> where the signal from baselevel fall is </w:t>
      </w:r>
      <w:r w:rsidR="001B3A06">
        <w:rPr>
          <w:i/>
          <w:iCs/>
        </w:rPr>
        <w:t>weakest</w:t>
      </w:r>
      <w:r w:rsidR="008B6507">
        <w:rPr>
          <w:i/>
          <w:iCs/>
        </w:rPr>
        <w:t>.</w:t>
      </w:r>
      <w:commentRangeEnd w:id="40"/>
      <w:r w:rsidR="006B3B9E">
        <w:rPr>
          <w:rStyle w:val="CommentReference"/>
        </w:rPr>
        <w:commentReference w:id="40"/>
      </w:r>
      <w:r w:rsidR="008B6507">
        <w:rPr>
          <w:i/>
          <w:iCs/>
        </w:rPr>
        <w:t xml:space="preserve"> </w:t>
      </w:r>
      <w:r w:rsidR="00090416" w:rsidRPr="00126BB2">
        <w:rPr>
          <w:i/>
          <w:iCs/>
        </w:rPr>
        <w:t xml:space="preserve">Our </w:t>
      </w:r>
      <w:r w:rsidR="00382A46">
        <w:rPr>
          <w:i/>
          <w:iCs/>
        </w:rPr>
        <w:t xml:space="preserve">interpretations </w:t>
      </w:r>
      <w:r w:rsidR="00090416" w:rsidRPr="00126BB2">
        <w:rPr>
          <w:i/>
          <w:iCs/>
        </w:rPr>
        <w:t xml:space="preserve">of bed </w:t>
      </w:r>
      <w:r w:rsidR="001B3A06" w:rsidRPr="00126BB2">
        <w:rPr>
          <w:i/>
          <w:iCs/>
        </w:rPr>
        <w:t>thickness</w:t>
      </w:r>
      <w:r w:rsidR="00382A46">
        <w:rPr>
          <w:i/>
          <w:iCs/>
        </w:rPr>
        <w:t xml:space="preserve"> </w:t>
      </w:r>
      <w:r w:rsidR="002D4683">
        <w:rPr>
          <w:i/>
          <w:iCs/>
        </w:rPr>
        <w:t xml:space="preserve">measurements </w:t>
      </w:r>
      <w:r w:rsidR="00382A46">
        <w:rPr>
          <w:i/>
          <w:iCs/>
        </w:rPr>
        <w:t xml:space="preserve">and topographic metrics </w:t>
      </w:r>
      <w:r w:rsidR="00313AA9" w:rsidRPr="00126BB2">
        <w:rPr>
          <w:i/>
          <w:iCs/>
        </w:rPr>
        <w:t>demonstrate the control that</w:t>
      </w:r>
      <w:r w:rsidR="002D4683">
        <w:rPr>
          <w:i/>
          <w:iCs/>
        </w:rPr>
        <w:t xml:space="preserve"> both</w:t>
      </w:r>
      <w:r w:rsidR="00313AA9" w:rsidRPr="00126BB2">
        <w:rPr>
          <w:i/>
          <w:iCs/>
        </w:rPr>
        <w:t xml:space="preserve"> bedrock properties and </w:t>
      </w:r>
      <w:ins w:id="41" w:author="Gasparini, Nicole M" w:date="2024-02-25T20:36:00Z">
        <w:r w:rsidR="006B3B9E">
          <w:rPr>
            <w:i/>
            <w:iCs/>
          </w:rPr>
          <w:t>erosion rate</w:t>
        </w:r>
      </w:ins>
      <w:del w:id="42" w:author="Gasparini, Nicole M" w:date="2024-02-25T20:36:00Z">
        <w:r w:rsidR="00313AA9" w:rsidRPr="00126BB2" w:rsidDel="006B3B9E">
          <w:rPr>
            <w:i/>
            <w:iCs/>
          </w:rPr>
          <w:delText xml:space="preserve">uplift </w:delText>
        </w:r>
      </w:del>
      <w:r w:rsidRPr="00126BB2">
        <w:rPr>
          <w:i/>
          <w:iCs/>
        </w:rPr>
        <w:t>have</w:t>
      </w:r>
      <w:r w:rsidR="00313AA9" w:rsidRPr="00126BB2">
        <w:rPr>
          <w:i/>
          <w:iCs/>
        </w:rPr>
        <w:t xml:space="preserve"> on hillslope geometry</w:t>
      </w:r>
      <w:r w:rsidR="00701A55">
        <w:rPr>
          <w:i/>
          <w:iCs/>
        </w:rPr>
        <w:t xml:space="preserve">, and that, in this case a combination of thick </w:t>
      </w:r>
      <w:r w:rsidR="001B3A06">
        <w:rPr>
          <w:i/>
          <w:iCs/>
        </w:rPr>
        <w:t>beds</w:t>
      </w:r>
      <w:r w:rsidR="00701A55">
        <w:rPr>
          <w:i/>
          <w:iCs/>
        </w:rPr>
        <w:t xml:space="preserve"> underlaying thin </w:t>
      </w:r>
      <w:r w:rsidR="001B3A06">
        <w:rPr>
          <w:i/>
          <w:iCs/>
        </w:rPr>
        <w:t xml:space="preserve">beds </w:t>
      </w:r>
      <w:r w:rsidR="00701A55">
        <w:rPr>
          <w:i/>
          <w:iCs/>
        </w:rPr>
        <w:t xml:space="preserve">and </w:t>
      </w:r>
      <w:del w:id="43" w:author="Gasparini, Nicole M" w:date="2024-02-25T20:36:00Z">
        <w:r w:rsidR="00701A55" w:rsidDel="006B3B9E">
          <w:rPr>
            <w:i/>
            <w:iCs/>
          </w:rPr>
          <w:delText>past uplift</w:delText>
        </w:r>
      </w:del>
      <w:ins w:id="44" w:author="Gasparini, Nicole M" w:date="2024-02-25T20:37:00Z">
        <w:r w:rsidR="006B3B9E">
          <w:rPr>
            <w:i/>
            <w:iCs/>
          </w:rPr>
          <w:t xml:space="preserve">a </w:t>
        </w:r>
      </w:ins>
      <w:ins w:id="45" w:author="Gasparini, Nicole M" w:date="2024-02-25T20:36:00Z">
        <w:r w:rsidR="006B3B9E">
          <w:rPr>
            <w:i/>
            <w:iCs/>
          </w:rPr>
          <w:t xml:space="preserve">hypothesized </w:t>
        </w:r>
      </w:ins>
      <w:ins w:id="46" w:author="Gasparini, Nicole M" w:date="2024-02-25T20:37:00Z">
        <w:r w:rsidR="006B3B9E">
          <w:rPr>
            <w:i/>
            <w:iCs/>
          </w:rPr>
          <w:t>wave of erosion</w:t>
        </w:r>
      </w:ins>
      <w:r w:rsidR="00701A55">
        <w:rPr>
          <w:i/>
          <w:iCs/>
        </w:rPr>
        <w:t xml:space="preserve"> have </w:t>
      </w:r>
      <w:del w:id="47" w:author="Gasparini, Nicole M" w:date="2024-02-25T20:37:00Z">
        <w:r w:rsidR="00701A55" w:rsidDel="006B3B9E">
          <w:rPr>
            <w:i/>
            <w:iCs/>
          </w:rPr>
          <w:delText>formed a landscape which is</w:delText>
        </w:r>
      </w:del>
      <w:ins w:id="48" w:author="Gasparini, Nicole M" w:date="2024-02-25T20:37:00Z">
        <w:r w:rsidR="006B3B9E">
          <w:rPr>
            <w:i/>
            <w:iCs/>
          </w:rPr>
          <w:t>created bedrock hillslopes that follow the form predicted by a</w:t>
        </w:r>
      </w:ins>
      <w:r w:rsidR="00701A55">
        <w:rPr>
          <w:i/>
          <w:iCs/>
        </w:rPr>
        <w:t xml:space="preserve"> </w:t>
      </w:r>
      <w:del w:id="49" w:author="Gasparini, Nicole M" w:date="2024-02-25T20:37:00Z">
        <w:r w:rsidR="00701A55" w:rsidDel="006B3B9E">
          <w:rPr>
            <w:i/>
            <w:iCs/>
          </w:rPr>
          <w:delText xml:space="preserve">described by the </w:delText>
        </w:r>
      </w:del>
      <w:r w:rsidR="00701A55">
        <w:rPr>
          <w:i/>
          <w:iCs/>
        </w:rPr>
        <w:t>nonlinear diffusion model.</w:t>
      </w:r>
    </w:p>
    <w:p w14:paraId="56F343B3" w14:textId="77777777" w:rsidR="009D0F97" w:rsidRPr="009D0F97" w:rsidRDefault="009D0F97" w:rsidP="009D0F97">
      <w:pPr>
        <w:ind w:firstLine="720"/>
        <w:rPr>
          <w:i/>
          <w:iCs/>
        </w:rPr>
      </w:pPr>
    </w:p>
    <w:p w14:paraId="2CBA0324" w14:textId="5B24D4C2" w:rsidR="00CE5709" w:rsidRPr="000345B2" w:rsidRDefault="00CE5709" w:rsidP="000345B2">
      <w:pPr>
        <w:ind w:firstLine="720"/>
      </w:pPr>
      <w:r>
        <w:t>H</w:t>
      </w:r>
      <w:r w:rsidRPr="00CE5709">
        <w:t xml:space="preserve">illslopes </w:t>
      </w:r>
      <w:del w:id="50" w:author="Gasparini, Nicole M" w:date="2024-02-25T20:38:00Z">
        <w:r w:rsidDel="008E2CC0">
          <w:delText>which are</w:delText>
        </w:r>
      </w:del>
      <w:r>
        <w:t xml:space="preserve"> </w:t>
      </w:r>
      <w:ins w:id="51" w:author="Gasparini, Nicole M" w:date="2024-02-25T20:38:00Z">
        <w:r w:rsidR="008E2CC0">
          <w:t xml:space="preserve">that have a convex to straight profile </w:t>
        </w:r>
      </w:ins>
      <w:del w:id="52" w:author="Gasparini, Nicole M" w:date="2024-02-25T20:38:00Z">
        <w:r w:rsidDel="008E2CC0">
          <w:delText>well described</w:delText>
        </w:r>
      </w:del>
      <w:r>
        <w:t xml:space="preserve"> </w:t>
      </w:r>
      <w:ins w:id="53" w:author="Gasparini, Nicole M" w:date="2024-02-25T20:39:00Z">
        <w:r w:rsidR="008E2CC0">
          <w:t xml:space="preserve">are predicted </w:t>
        </w:r>
      </w:ins>
      <w:r>
        <w:t xml:space="preserve">by the nonlinear </w:t>
      </w:r>
      <w:del w:id="54" w:author="Gasparini, Nicole M" w:date="2024-02-25T20:39:00Z">
        <w:r w:rsidDel="008E2CC0">
          <w:delText xml:space="preserve">model </w:delText>
        </w:r>
      </w:del>
      <w:ins w:id="55" w:author="Gasparini, Nicole M" w:date="2024-02-25T20:39:00Z">
        <w:r w:rsidR="008E2CC0">
          <w:t xml:space="preserve">diffusion equation and </w:t>
        </w:r>
      </w:ins>
      <w:r w:rsidRPr="00CE5709">
        <w:t xml:space="preserve">exist in a variety of </w:t>
      </w:r>
      <w:commentRangeStart w:id="56"/>
      <w:r w:rsidRPr="00CE5709">
        <w:t>locales</w:t>
      </w:r>
      <w:commentRangeEnd w:id="56"/>
      <w:r w:rsidR="008E2CC0">
        <w:rPr>
          <w:rStyle w:val="CommentReference"/>
        </w:rPr>
        <w:commentReference w:id="56"/>
      </w:r>
      <w:r w:rsidR="003F47BD">
        <w:t>.</w:t>
      </w:r>
      <w:r w:rsidRPr="00CE5709">
        <w:t xml:space="preserve"> However, scientific literature </w:t>
      </w:r>
      <w:r w:rsidR="009D0F97">
        <w:t xml:space="preserve">documenting diffusive </w:t>
      </w:r>
      <w:r w:rsidRPr="00CE5709">
        <w:t xml:space="preserve">hillslope </w:t>
      </w:r>
      <w:r w:rsidR="009D0F97">
        <w:t>form</w:t>
      </w:r>
      <w:r w:rsidRPr="00CE5709">
        <w:t xml:space="preserve"> in arid </w:t>
      </w:r>
      <w:r w:rsidRPr="00CE5709">
        <w:lastRenderedPageBreak/>
        <w:t xml:space="preserve">landscapes with exposed bedrock is </w:t>
      </w:r>
      <w:r w:rsidR="009D0F97" w:rsidRPr="00CE5709">
        <w:t>noticeably</w:t>
      </w:r>
      <w:r w:rsidRPr="00CE5709">
        <w:t xml:space="preserve"> lacking. </w:t>
      </w:r>
      <w:r w:rsidR="009D0F97">
        <w:t>Bedr</w:t>
      </w:r>
      <w:r w:rsidRPr="00CE5709">
        <w:t xml:space="preserve">ock </w:t>
      </w:r>
      <w:r w:rsidR="000345B2">
        <w:t>competency</w:t>
      </w:r>
      <w:r w:rsidRPr="00CE5709">
        <w:t xml:space="preserve">, which </w:t>
      </w:r>
      <w:r w:rsidR="000345B2">
        <w:t>control</w:t>
      </w:r>
      <w:ins w:id="57" w:author="Gasparini, Nicole M" w:date="2024-02-25T20:41:00Z">
        <w:r w:rsidR="008E2CC0">
          <w:t>s</w:t>
        </w:r>
      </w:ins>
      <w:r w:rsidR="000345B2">
        <w:t xml:space="preserve"> the morphology of </w:t>
      </w:r>
      <w:r w:rsidRPr="00CE5709">
        <w:t>bedrock hillslopes, ha</w:t>
      </w:r>
      <w:ins w:id="58" w:author="Gasparini, Nicole M" w:date="2024-02-25T20:41:00Z">
        <w:r w:rsidR="008E2CC0">
          <w:t>s</w:t>
        </w:r>
      </w:ins>
      <w:del w:id="59" w:author="Gasparini, Nicole M" w:date="2024-02-25T20:41:00Z">
        <w:r w:rsidRPr="00CE5709" w:rsidDel="008E2CC0">
          <w:delText>ve</w:delText>
        </w:r>
      </w:del>
      <w:r w:rsidRPr="00CE5709">
        <w:t xml:space="preserve"> been shown to influence erosion rates and rock surface slope (e.g., Brook and Tippett, 2002; Matasci et al., 2015; Moore et al., 2009; Selby, 1980), and imprint its signature </w:t>
      </w:r>
      <w:r w:rsidR="00910797">
        <w:t>onto landscape</w:t>
      </w:r>
      <w:r w:rsidRPr="00CE5709">
        <w:t xml:space="preserve"> </w:t>
      </w:r>
      <w:del w:id="60" w:author="Gasparini, Nicole M" w:date="2024-02-25T20:42:00Z">
        <w:r w:rsidRPr="00CE5709" w:rsidDel="008E2CC0">
          <w:delText xml:space="preserve">topography </w:delText>
        </w:r>
      </w:del>
      <w:ins w:id="61" w:author="Gasparini, Nicole M" w:date="2024-02-25T20:42:00Z">
        <w:r w:rsidR="008E2CC0">
          <w:t>morpholog</w:t>
        </w:r>
        <w:r w:rsidR="008E2CC0" w:rsidRPr="00CE5709">
          <w:t xml:space="preserve">y </w:t>
        </w:r>
      </w:ins>
      <w:commentRangeStart w:id="62"/>
      <w:r w:rsidRPr="00CE5709">
        <w:t>(Molnar et al., 2007; Clarke and Burbank, 2011; St. Clair et al., 2015; Voigtlander et al., 2017; Eppes and Keanini, 2017; Eppes et al., 2018</w:t>
      </w:r>
      <w:r w:rsidR="00D4322B">
        <w:t>; Neely et al., 2019</w:t>
      </w:r>
      <w:r w:rsidRPr="00CE5709">
        <w:t>)</w:t>
      </w:r>
      <w:commentRangeEnd w:id="62"/>
      <w:r w:rsidR="008E2CC0">
        <w:rPr>
          <w:rStyle w:val="CommentReference"/>
        </w:rPr>
        <w:commentReference w:id="62"/>
      </w:r>
      <w:r w:rsidRPr="00CE5709">
        <w:t>.</w:t>
      </w:r>
      <w:r w:rsidR="000345B2" w:rsidRPr="000345B2">
        <w:rPr>
          <w:lang w:val="en-US"/>
        </w:rPr>
        <w:t xml:space="preserve"> </w:t>
      </w:r>
      <w:r w:rsidR="000345B2">
        <w:rPr>
          <w:lang w:val="en-US"/>
        </w:rPr>
        <w:t>In</w:t>
      </w:r>
      <w:r w:rsidR="000345B2" w:rsidRPr="00192F40">
        <w:rPr>
          <w:lang w:val="en-US"/>
        </w:rPr>
        <w:t xml:space="preserve"> </w:t>
      </w:r>
      <w:r w:rsidR="00A62A2C">
        <w:rPr>
          <w:lang w:val="en-US"/>
        </w:rPr>
        <w:t>stream</w:t>
      </w:r>
      <w:r w:rsidR="000345B2" w:rsidRPr="00192F40">
        <w:rPr>
          <w:lang w:val="en-US"/>
        </w:rPr>
        <w:t xml:space="preserve"> channels</w:t>
      </w:r>
      <w:r w:rsidR="000345B2">
        <w:rPr>
          <w:lang w:val="en-US"/>
        </w:rPr>
        <w:t xml:space="preserve">, landscape evolution models have demonstrated </w:t>
      </w:r>
      <w:del w:id="63" w:author="Gasparini, Nicole M" w:date="2024-02-25T20:45:00Z">
        <w:r w:rsidR="000345B2" w:rsidDel="00240A53">
          <w:rPr>
            <w:lang w:val="en-US"/>
          </w:rPr>
          <w:delText>t</w:delText>
        </w:r>
        <w:r w:rsidR="000345B2" w:rsidRPr="00192F40" w:rsidDel="00240A53">
          <w:rPr>
            <w:lang w:val="en-US"/>
          </w:rPr>
          <w:delText xml:space="preserve">hat </w:delText>
        </w:r>
      </w:del>
      <w:r w:rsidR="00A62A2C">
        <w:rPr>
          <w:lang w:val="en-US"/>
        </w:rPr>
        <w:t>t</w:t>
      </w:r>
      <w:r w:rsidR="000345B2">
        <w:t xml:space="preserve">he </w:t>
      </w:r>
      <w:r w:rsidR="000345B2" w:rsidRPr="00192F40">
        <w:t xml:space="preserve">influence of erodibility contrasts </w:t>
      </w:r>
      <w:del w:id="64" w:author="Gasparini, Nicole M" w:date="2024-02-25T20:45:00Z">
        <w:r w:rsidR="000345B2" w:rsidRPr="00192F40" w:rsidDel="00240A53">
          <w:delText xml:space="preserve">is most pronounced </w:delText>
        </w:r>
      </w:del>
      <w:ins w:id="65" w:author="Gasparini, Nicole M" w:date="2024-02-25T20:50:00Z">
        <w:r w:rsidR="00617069">
          <w:t>on the morphology and er</w:t>
        </w:r>
      </w:ins>
      <w:ins w:id="66" w:author="Gasparini, Nicole M" w:date="2024-02-25T20:51:00Z">
        <w:r w:rsidR="00617069">
          <w:t xml:space="preserve">osion patterns </w:t>
        </w:r>
      </w:ins>
      <w:r w:rsidR="003B184A">
        <w:t xml:space="preserve">in </w:t>
      </w:r>
      <w:r w:rsidR="000345B2" w:rsidRPr="00192F40">
        <w:t>horizontal</w:t>
      </w:r>
      <w:r w:rsidR="00A62A2C">
        <w:t>ly bedded landscapes</w:t>
      </w:r>
      <w:ins w:id="67" w:author="Gasparini, Nicole M" w:date="2024-02-25T20:55:00Z">
        <w:r w:rsidR="00C8272D">
          <w:t>.</w:t>
        </w:r>
      </w:ins>
      <w:ins w:id="68" w:author="Gasparini, Nicole M" w:date="2024-02-25T20:54:00Z">
        <w:r w:rsidR="00C8272D">
          <w:t xml:space="preserve"> (</w:t>
        </w:r>
      </w:ins>
      <w:del w:id="69" w:author="Gasparini, Nicole M" w:date="2024-02-25T20:51:00Z">
        <w:r w:rsidR="000345B2" w:rsidRPr="00192F40" w:rsidDel="00617069">
          <w:delText>,</w:delText>
        </w:r>
      </w:del>
      <w:del w:id="70" w:author="Gasparini, Nicole M" w:date="2024-02-25T20:55:00Z">
        <w:r w:rsidR="000345B2" w:rsidRPr="00192F40" w:rsidDel="00C8272D">
          <w:delText xml:space="preserve"> </w:delText>
        </w:r>
      </w:del>
      <w:del w:id="71" w:author="Gasparini, Nicole M" w:date="2024-02-25T20:52:00Z">
        <w:r w:rsidR="000345B2" w:rsidRPr="00192F40" w:rsidDel="00617069">
          <w:delText xml:space="preserve">and whether </w:delText>
        </w:r>
      </w:del>
      <w:del w:id="72" w:author="Gasparini, Nicole M" w:date="2024-02-25T20:44:00Z">
        <w:r w:rsidR="00A62A2C" w:rsidDel="00240A53">
          <w:delText>more competent</w:delText>
        </w:r>
      </w:del>
      <w:ins w:id="73" w:author="Gasparini, Nicole M" w:date="2024-02-25T20:44:00Z">
        <w:r w:rsidR="00240A53">
          <w:t xml:space="preserve"> </w:t>
        </w:r>
      </w:ins>
      <w:ins w:id="74" w:author="Gasparini, Nicole M" w:date="2024-02-25T20:55:00Z">
        <w:r w:rsidR="00C8272D">
          <w:t>Forte et al (2016)</w:t>
        </w:r>
      </w:ins>
      <w:ins w:id="75" w:author="Gasparini, Nicole M" w:date="2024-02-25T20:52:00Z">
        <w:r w:rsidR="00617069">
          <w:t xml:space="preserve"> found that less </w:t>
        </w:r>
      </w:ins>
      <w:ins w:id="76" w:author="Gasparini, Nicole M" w:date="2024-02-25T20:44:00Z">
        <w:r w:rsidR="00240A53">
          <w:t>erodible</w:t>
        </w:r>
      </w:ins>
      <w:r w:rsidR="000345B2" w:rsidRPr="00192F40">
        <w:t xml:space="preserve"> </w:t>
      </w:r>
      <w:r w:rsidR="00A62A2C">
        <w:t>bed</w:t>
      </w:r>
      <w:r w:rsidR="000345B2" w:rsidRPr="00192F40">
        <w:t xml:space="preserve">rock </w:t>
      </w:r>
      <w:del w:id="77" w:author="Gasparini, Nicole M" w:date="2024-02-25T20:52:00Z">
        <w:r w:rsidR="000345B2" w:rsidRPr="00192F40" w:rsidDel="00617069">
          <w:delText>erode</w:delText>
        </w:r>
        <w:r w:rsidR="00A62A2C" w:rsidDel="00617069">
          <w:delText>s</w:delText>
        </w:r>
        <w:r w:rsidR="000345B2" w:rsidRPr="00192F40" w:rsidDel="00617069">
          <w:delText xml:space="preserve"> </w:delText>
        </w:r>
      </w:del>
      <w:ins w:id="78" w:author="Gasparini, Nicole M" w:date="2024-02-25T20:52:00Z">
        <w:r w:rsidR="00617069">
          <w:t>may erode</w:t>
        </w:r>
        <w:r w:rsidR="00617069" w:rsidRPr="00192F40">
          <w:t xml:space="preserve"> </w:t>
        </w:r>
      </w:ins>
      <w:r w:rsidR="000345B2" w:rsidRPr="00192F40">
        <w:t xml:space="preserve">faster or slower than </w:t>
      </w:r>
      <w:r w:rsidR="00A62A2C">
        <w:t>more erodible bedrock</w:t>
      </w:r>
      <w:r w:rsidR="000345B2" w:rsidRPr="00192F40">
        <w:t xml:space="preserve"> </w:t>
      </w:r>
      <w:del w:id="79" w:author="Gasparini, Nicole M" w:date="2024-02-25T20:52:00Z">
        <w:r w:rsidR="00A62A2C" w:rsidDel="00617069">
          <w:delText>depends on whether</w:delText>
        </w:r>
      </w:del>
      <w:ins w:id="80" w:author="Gasparini, Nicole M" w:date="2024-02-25T20:52:00Z">
        <w:r w:rsidR="00617069">
          <w:t>depending on whether</w:t>
        </w:r>
      </w:ins>
      <w:r w:rsidR="00A62A2C">
        <w:t xml:space="preserve"> harder rock is </w:t>
      </w:r>
      <w:ins w:id="81" w:author="Gasparini, Nicole M" w:date="2024-02-25T20:53:00Z">
        <w:r w:rsidR="00617069">
          <w:t>above or below the softer rock</w:t>
        </w:r>
      </w:ins>
      <w:del w:id="82" w:author="Gasparini, Nicole M" w:date="2024-02-25T20:53:00Z">
        <w:r w:rsidR="00A62A2C" w:rsidDel="00617069">
          <w:delText xml:space="preserve">on top of softer or vice versa </w:delText>
        </w:r>
      </w:del>
      <w:del w:id="83" w:author="Gasparini, Nicole M" w:date="2024-02-25T20:55:00Z">
        <w:r w:rsidR="00A62A2C" w:rsidRPr="00A62A2C" w:rsidDel="00C8272D">
          <w:delText>(Perne et al, 2017</w:delText>
        </w:r>
        <w:r w:rsidR="00A62A2C" w:rsidDel="00C8272D">
          <w:delText xml:space="preserve">; </w:delText>
        </w:r>
        <w:r w:rsidR="000345B2" w:rsidRPr="00192F40" w:rsidDel="00C8272D">
          <w:delText>Forte et al., 2016</w:delText>
        </w:r>
      </w:del>
      <w:r w:rsidR="000345B2">
        <w:t>)</w:t>
      </w:r>
      <w:ins w:id="84" w:author="Gasparini, Nicole M" w:date="2024-02-25T20:53:00Z">
        <w:r w:rsidR="00617069">
          <w:t>.</w:t>
        </w:r>
      </w:ins>
      <w:ins w:id="85" w:author="Gasparini, Nicole M" w:date="2024-02-25T20:48:00Z">
        <w:r w:rsidR="00240A53">
          <w:t xml:space="preserve"> </w:t>
        </w:r>
      </w:ins>
      <w:ins w:id="86" w:author="Gasparini, Nicole M" w:date="2024-02-25T20:53:00Z">
        <w:r w:rsidR="00617069">
          <w:t xml:space="preserve">However, </w:t>
        </w:r>
      </w:ins>
      <w:ins w:id="87" w:author="Gasparini, Nicole M" w:date="2024-02-25T20:48:00Z">
        <w:r w:rsidR="00240A53">
          <w:t>sediment cover</w:t>
        </w:r>
      </w:ins>
      <w:ins w:id="88" w:author="Gasparini, Nicole M" w:date="2024-02-25T20:49:00Z">
        <w:r w:rsidR="00240A53">
          <w:t xml:space="preserve"> </w:t>
        </w:r>
      </w:ins>
      <w:ins w:id="89" w:author="Gasparini, Nicole M" w:date="2024-02-25T20:53:00Z">
        <w:r w:rsidR="00617069">
          <w:t xml:space="preserve">may reduce </w:t>
        </w:r>
      </w:ins>
      <w:ins w:id="90" w:author="Gasparini, Nicole M" w:date="2024-02-25T20:49:00Z">
        <w:r w:rsidR="00240A53">
          <w:t>the</w:t>
        </w:r>
      </w:ins>
      <w:ins w:id="91" w:author="Gasparini, Nicole M" w:date="2024-02-25T20:56:00Z">
        <w:r w:rsidR="00C8272D">
          <w:t xml:space="preserve"> morpohlogic and erosion</w:t>
        </w:r>
      </w:ins>
      <w:ins w:id="92" w:author="Gasparini, Nicole M" w:date="2024-02-25T20:49:00Z">
        <w:r w:rsidR="00240A53">
          <w:t xml:space="preserve"> contrasts</w:t>
        </w:r>
      </w:ins>
      <w:ins w:id="93" w:author="Gasparini, Nicole M" w:date="2024-02-25T20:56:00Z">
        <w:r w:rsidR="00C8272D">
          <w:t xml:space="preserve"> between river reaches with varying erodibility</w:t>
        </w:r>
      </w:ins>
      <w:ins w:id="94" w:author="Gasparini, Nicole M" w:date="2024-02-25T20:49:00Z">
        <w:r w:rsidR="00240A53">
          <w:t xml:space="preserve"> (Guryan et al, 2024)</w:t>
        </w:r>
      </w:ins>
      <w:r w:rsidR="000345B2">
        <w:t>. Furthermore, h</w:t>
      </w:r>
      <w:r w:rsidR="000345B2" w:rsidRPr="00192F40">
        <w:t>orizontal or dipping planar rock layers with varying erodibilities</w:t>
      </w:r>
      <w:r w:rsidR="000345B2">
        <w:t xml:space="preserve"> </w:t>
      </w:r>
      <w:r w:rsidR="000345B2" w:rsidRPr="00192F40">
        <w:t xml:space="preserve">result in evolving landscapes that do not attain a </w:t>
      </w:r>
      <w:r w:rsidR="000345B2">
        <w:t>topographic steady state</w:t>
      </w:r>
      <w:r w:rsidR="00A62A2C">
        <w:t xml:space="preserve">. </w:t>
      </w:r>
      <w:r w:rsidR="000345B2" w:rsidRPr="00192F40">
        <w:t xml:space="preserve">However, these landscapes can exhibit quasi-equilibrium forms that depend on the orientation of these layers </w:t>
      </w:r>
      <w:r w:rsidR="00A62A2C">
        <w:t>(</w:t>
      </w:r>
      <w:r w:rsidR="000345B2" w:rsidRPr="00192F40">
        <w:t>Perne et al</w:t>
      </w:r>
      <w:r w:rsidR="00A62A2C">
        <w:t xml:space="preserve">; </w:t>
      </w:r>
      <w:r w:rsidR="000345B2" w:rsidRPr="00192F40">
        <w:t>2017).</w:t>
      </w:r>
      <w:r w:rsidRPr="00CE5709">
        <w:t xml:space="preserve"> </w:t>
      </w:r>
    </w:p>
    <w:p w14:paraId="5322D1C0" w14:textId="0E8D31C8" w:rsidR="00CE2330" w:rsidRDefault="009F1B4C" w:rsidP="000345B2">
      <w:pPr>
        <w:ind w:firstLine="720"/>
        <w:rPr>
          <w:lang w:val="en-US"/>
        </w:rPr>
      </w:pPr>
      <w:r w:rsidRPr="009F1B4C">
        <w:rPr>
          <w:lang w:val="en-US"/>
        </w:rPr>
        <w:t>Here we introduce a novel perspective by considering the influence of exposed</w:t>
      </w:r>
      <w:r w:rsidR="003B184A">
        <w:rPr>
          <w:lang w:val="en-US"/>
        </w:rPr>
        <w:t xml:space="preserve"> bedrock thickness</w:t>
      </w:r>
      <w:r w:rsidRPr="009F1B4C">
        <w:rPr>
          <w:lang w:val="en-US"/>
        </w:rPr>
        <w:t xml:space="preserve"> rather than the </w:t>
      </w:r>
      <w:commentRangeStart w:id="95"/>
      <w:r w:rsidRPr="009F1B4C">
        <w:rPr>
          <w:lang w:val="en-US"/>
        </w:rPr>
        <w:t>nature</w:t>
      </w:r>
      <w:commentRangeEnd w:id="95"/>
      <w:r w:rsidR="00C8272D">
        <w:rPr>
          <w:rStyle w:val="CommentReference"/>
        </w:rPr>
        <w:commentReference w:id="95"/>
      </w:r>
      <w:r w:rsidRPr="009F1B4C">
        <w:rPr>
          <w:lang w:val="en-US"/>
        </w:rPr>
        <w:t xml:space="preserve"> of the underlying bedroc</w:t>
      </w:r>
      <w:r w:rsidR="003B184A">
        <w:rPr>
          <w:lang w:val="en-US"/>
        </w:rPr>
        <w:t xml:space="preserve">k </w:t>
      </w:r>
      <w:r w:rsidRPr="009F1B4C">
        <w:rPr>
          <w:lang w:val="en-US"/>
        </w:rPr>
        <w:t>(Mudd and Furbish, 2007; Hurst et al., 2012)</w:t>
      </w:r>
      <w:r w:rsidR="003B184A">
        <w:rPr>
          <w:lang w:val="en-US"/>
        </w:rPr>
        <w:t xml:space="preserve"> on variance in </w:t>
      </w:r>
      <w:commentRangeStart w:id="96"/>
      <w:r w:rsidR="003B184A">
        <w:rPr>
          <w:lang w:val="en-US"/>
        </w:rPr>
        <w:t>landscape</w:t>
      </w:r>
      <w:commentRangeEnd w:id="96"/>
      <w:r w:rsidR="00C8272D">
        <w:rPr>
          <w:rStyle w:val="CommentReference"/>
        </w:rPr>
        <w:commentReference w:id="96"/>
      </w:r>
      <w:r w:rsidR="003B184A">
        <w:rPr>
          <w:lang w:val="en-US"/>
        </w:rPr>
        <w:t xml:space="preserve"> form</w:t>
      </w:r>
      <w:r w:rsidRPr="009F1B4C">
        <w:rPr>
          <w:lang w:val="en-US"/>
        </w:rPr>
        <w:t xml:space="preserve">. </w:t>
      </w:r>
      <w:r w:rsidR="006774CC" w:rsidRPr="009F1B4C">
        <w:rPr>
          <w:lang w:val="en-US"/>
        </w:rPr>
        <w:t xml:space="preserve">Furthermore, we demonstrate that a </w:t>
      </w:r>
      <w:r w:rsidR="00474757">
        <w:rPr>
          <w:lang w:val="en-US"/>
        </w:rPr>
        <w:t xml:space="preserve">familiar </w:t>
      </w:r>
      <w:ins w:id="97" w:author="Gasparini, Nicole M" w:date="2024-02-25T21:00:00Z">
        <w:r w:rsidR="00C8272D">
          <w:rPr>
            <w:lang w:val="en-US"/>
          </w:rPr>
          <w:t>hillslope form</w:t>
        </w:r>
      </w:ins>
      <w:del w:id="98" w:author="Gasparini, Nicole M" w:date="2024-02-25T21:00:00Z">
        <w:r w:rsidR="00474757" w:rsidDel="00C8272D">
          <w:rPr>
            <w:lang w:val="en-US"/>
          </w:rPr>
          <w:delText xml:space="preserve">signal </w:delText>
        </w:r>
      </w:del>
      <w:r w:rsidR="00474757">
        <w:rPr>
          <w:lang w:val="en-US"/>
        </w:rPr>
        <w:t xml:space="preserve">well described by the nonlinear </w:t>
      </w:r>
      <w:del w:id="99" w:author="Gasparini, Nicole M" w:date="2024-02-25T21:00:00Z">
        <w:r w:rsidR="00474757" w:rsidDel="00C8272D">
          <w:rPr>
            <w:lang w:val="en-US"/>
          </w:rPr>
          <w:delText xml:space="preserve">hillslope </w:delText>
        </w:r>
      </w:del>
      <w:ins w:id="100" w:author="Gasparini, Nicole M" w:date="2024-02-25T21:00:00Z">
        <w:r w:rsidR="00C8272D">
          <w:rPr>
            <w:lang w:val="en-US"/>
          </w:rPr>
          <w:t xml:space="preserve">diffusion sediment transport </w:t>
        </w:r>
      </w:ins>
      <w:r w:rsidR="00474757">
        <w:rPr>
          <w:lang w:val="en-US"/>
        </w:rPr>
        <w:t xml:space="preserve">model </w:t>
      </w:r>
      <w:del w:id="101" w:author="Gasparini, Nicole M" w:date="2024-02-25T21:00:00Z">
        <w:r w:rsidR="006774CC" w:rsidRPr="009F1B4C" w:rsidDel="00C8272D">
          <w:rPr>
            <w:lang w:val="en-US"/>
          </w:rPr>
          <w:delText xml:space="preserve">form </w:delText>
        </w:r>
      </w:del>
      <w:r w:rsidR="006774CC" w:rsidRPr="009F1B4C">
        <w:rPr>
          <w:lang w:val="en-US"/>
        </w:rPr>
        <w:t>can exist in arid bedrock landscapes</w:t>
      </w:r>
      <w:ins w:id="102" w:author="Gasparini, Nicole M" w:date="2024-02-25T21:00:00Z">
        <w:r w:rsidR="00C8272D">
          <w:rPr>
            <w:lang w:val="en-US"/>
          </w:rPr>
          <w:t xml:space="preserve"> without a </w:t>
        </w:r>
      </w:ins>
      <w:ins w:id="103" w:author="Gasparini, Nicole M" w:date="2024-02-25T21:01:00Z">
        <w:r w:rsidR="00C8272D">
          <w:rPr>
            <w:lang w:val="en-US"/>
          </w:rPr>
          <w:t>soil mantle.</w:t>
        </w:r>
      </w:ins>
      <w:r w:rsidR="006774CC" w:rsidRPr="009F1B4C">
        <w:rPr>
          <w:lang w:val="en-US"/>
        </w:rPr>
        <w:t xml:space="preserve"> </w:t>
      </w:r>
      <w:commentRangeStart w:id="104"/>
      <w:r w:rsidR="006774CC" w:rsidRPr="009F1B4C">
        <w:rPr>
          <w:lang w:val="en-US"/>
        </w:rPr>
        <w:t>and demonstrate the mechanisms that generate conditions necessary for these relict landscapes to propagate temporally</w:t>
      </w:r>
      <w:commentRangeEnd w:id="104"/>
      <w:r w:rsidR="00C8272D">
        <w:rPr>
          <w:rStyle w:val="CommentReference"/>
        </w:rPr>
        <w:commentReference w:id="104"/>
      </w:r>
      <w:r w:rsidR="006774CC" w:rsidRPr="009F1B4C">
        <w:rPr>
          <w:lang w:val="en-US"/>
        </w:rPr>
        <w:t xml:space="preserve">. </w:t>
      </w:r>
      <w:r w:rsidR="00910797">
        <w:rPr>
          <w:lang w:val="en-US"/>
        </w:rPr>
        <w:t xml:space="preserve">In Last Chance Canyon, </w:t>
      </w:r>
      <w:del w:id="105" w:author="Gasparini, Nicole M" w:date="2024-02-25T21:02:00Z">
        <w:r w:rsidR="00910797" w:rsidDel="00C8272D">
          <w:rPr>
            <w:lang w:val="en-US"/>
          </w:rPr>
          <w:delText>we believe</w:delText>
        </w:r>
      </w:del>
      <w:ins w:id="106" w:author="Gasparini, Nicole M" w:date="2024-02-25T21:02:00Z">
        <w:r w:rsidR="00C8272D">
          <w:rPr>
            <w:lang w:val="en-US"/>
          </w:rPr>
          <w:t>think</w:t>
        </w:r>
      </w:ins>
      <w:r w:rsidR="00910797">
        <w:rPr>
          <w:lang w:val="en-US"/>
        </w:rPr>
        <w:t xml:space="preserve"> that to achieve </w:t>
      </w:r>
      <w:del w:id="107" w:author="Gasparini, Nicole M" w:date="2024-02-25T21:02:00Z">
        <w:r w:rsidR="00910797" w:rsidDel="00C8272D">
          <w:rPr>
            <w:lang w:val="en-US"/>
          </w:rPr>
          <w:delText xml:space="preserve">a diffuse and </w:delText>
        </w:r>
        <w:r w:rsidR="00D0484A" w:rsidDel="00C8272D">
          <w:rPr>
            <w:lang w:val="en-US"/>
          </w:rPr>
          <w:delText>nonlinear</w:delText>
        </w:r>
        <w:r w:rsidR="00910797" w:rsidDel="00C8272D">
          <w:rPr>
            <w:lang w:val="en-US"/>
          </w:rPr>
          <w:delText xml:space="preserve"> </w:delText>
        </w:r>
      </w:del>
      <w:ins w:id="108" w:author="Gasparini, Nicole M" w:date="2024-02-25T21:02:00Z">
        <w:r w:rsidR="00C8272D">
          <w:rPr>
            <w:lang w:val="en-US"/>
          </w:rPr>
          <w:t xml:space="preserve">a convex </w:t>
        </w:r>
      </w:ins>
      <w:r w:rsidR="00910797">
        <w:rPr>
          <w:lang w:val="en-US"/>
        </w:rPr>
        <w:t xml:space="preserve">hillslope form, </w:t>
      </w:r>
      <w:commentRangeStart w:id="109"/>
      <w:r w:rsidR="00910797">
        <w:rPr>
          <w:lang w:val="en-US"/>
        </w:rPr>
        <w:t>the landscape needs past uplift,</w:t>
      </w:r>
      <w:commentRangeEnd w:id="109"/>
      <w:r w:rsidR="00C8272D">
        <w:rPr>
          <w:rStyle w:val="CommentReference"/>
        </w:rPr>
        <w:commentReference w:id="109"/>
      </w:r>
      <w:r w:rsidR="00910797">
        <w:rPr>
          <w:lang w:val="en-US"/>
        </w:rPr>
        <w:t xml:space="preserve"> </w:t>
      </w:r>
      <w:r w:rsidR="00D0484A">
        <w:rPr>
          <w:lang w:val="en-US"/>
        </w:rPr>
        <w:t xml:space="preserve">relatively thinly and erodible rock </w:t>
      </w:r>
      <w:commentRangeStart w:id="110"/>
      <w:r w:rsidR="00D0484A">
        <w:rPr>
          <w:lang w:val="en-US"/>
        </w:rPr>
        <w:t>on top of thicker and more competent bedrock</w:t>
      </w:r>
      <w:commentRangeEnd w:id="110"/>
      <w:r w:rsidR="001F6FAD">
        <w:rPr>
          <w:rStyle w:val="CommentReference"/>
        </w:rPr>
        <w:commentReference w:id="110"/>
      </w:r>
      <w:r w:rsidR="00D0484A">
        <w:rPr>
          <w:lang w:val="en-US"/>
        </w:rPr>
        <w:t xml:space="preserve">, and, in the thinly bedded and more erodible section, there needs to be some competent bedrock. </w:t>
      </w:r>
      <w:r w:rsidRPr="009F1B4C">
        <w:rPr>
          <w:lang w:val="en-US"/>
        </w:rPr>
        <w:t xml:space="preserve">We contend that </w:t>
      </w:r>
      <w:r w:rsidR="003B184A">
        <w:rPr>
          <w:lang w:val="en-US"/>
        </w:rPr>
        <w:t>thick and relatively</w:t>
      </w:r>
      <w:r w:rsidRPr="009F1B4C">
        <w:rPr>
          <w:lang w:val="en-US"/>
        </w:rPr>
        <w:t xml:space="preserve"> competent beds protect the landscape above them from a</w:t>
      </w:r>
      <w:ins w:id="111" w:author="Gasparini, Nicole M" w:date="2024-02-25T21:04:00Z">
        <w:r w:rsidR="00EA4D20">
          <w:rPr>
            <w:lang w:val="en-US"/>
          </w:rPr>
          <w:t>n</w:t>
        </w:r>
      </w:ins>
      <w:r w:rsidRPr="009F1B4C">
        <w:rPr>
          <w:lang w:val="en-US"/>
        </w:rPr>
        <w:t xml:space="preserve"> erosional wave moving up in elevation, causing the landscape to </w:t>
      </w:r>
      <w:del w:id="112" w:author="Gasparini, Nicole M" w:date="2024-02-25T21:05:00Z">
        <w:r w:rsidRPr="009F1B4C" w:rsidDel="00EA4D20">
          <w:rPr>
            <w:lang w:val="en-US"/>
          </w:rPr>
          <w:delText>appear diffuse and shallow</w:delText>
        </w:r>
      </w:del>
      <w:ins w:id="113" w:author="Gasparini, Nicole M" w:date="2024-02-25T21:05:00Z">
        <w:r w:rsidR="00EA4D20">
          <w:rPr>
            <w:lang w:val="en-US"/>
          </w:rPr>
          <w:t>remain convex</w:t>
        </w:r>
      </w:ins>
      <w:r w:rsidRPr="009F1B4C">
        <w:rPr>
          <w:lang w:val="en-US"/>
        </w:rPr>
        <w:t xml:space="preserve"> </w:t>
      </w:r>
      <w:r w:rsidR="003B184A">
        <w:rPr>
          <w:lang w:val="en-US"/>
        </w:rPr>
        <w:t xml:space="preserve">in thinly bedded rock </w:t>
      </w:r>
      <w:del w:id="114" w:author="Gasparini, Nicole M" w:date="2024-02-25T21:05:00Z">
        <w:r w:rsidR="003B184A" w:rsidDel="00EA4D20">
          <w:rPr>
            <w:lang w:val="en-US"/>
          </w:rPr>
          <w:delText xml:space="preserve">at some elevation </w:delText>
        </w:r>
      </w:del>
      <w:r w:rsidR="003B184A">
        <w:rPr>
          <w:lang w:val="en-US"/>
        </w:rPr>
        <w:t>above these</w:t>
      </w:r>
      <w:r w:rsidRPr="009F1B4C">
        <w:rPr>
          <w:lang w:val="en-US"/>
        </w:rPr>
        <w:t xml:space="preserve"> </w:t>
      </w:r>
      <w:del w:id="115" w:author="Gasparini, Nicole M" w:date="2024-02-25T21:05:00Z">
        <w:r w:rsidRPr="009F1B4C" w:rsidDel="00EA4D20">
          <w:rPr>
            <w:lang w:val="en-US"/>
          </w:rPr>
          <w:delText xml:space="preserve">large </w:delText>
        </w:r>
      </w:del>
      <w:ins w:id="116" w:author="Gasparini, Nicole M" w:date="2024-02-25T21:05:00Z">
        <w:r w:rsidR="00EA4D20">
          <w:rPr>
            <w:lang w:val="en-US"/>
          </w:rPr>
          <w:t>thick</w:t>
        </w:r>
        <w:r w:rsidR="00EA4D20" w:rsidRPr="009F1B4C">
          <w:rPr>
            <w:lang w:val="en-US"/>
          </w:rPr>
          <w:t xml:space="preserve"> </w:t>
        </w:r>
      </w:ins>
      <w:r w:rsidRPr="009F1B4C">
        <w:rPr>
          <w:lang w:val="en-US"/>
        </w:rPr>
        <w:t>beds</w:t>
      </w:r>
      <w:ins w:id="117" w:author="Gasparini, Nicole M" w:date="2024-02-25T21:05:00Z">
        <w:r w:rsidR="00EA4D20">
          <w:rPr>
            <w:lang w:val="en-US"/>
          </w:rPr>
          <w:t xml:space="preserve"> that steepen without propagating the erosion wave upslope</w:t>
        </w:r>
      </w:ins>
      <w:r w:rsidRPr="009F1B4C">
        <w:rPr>
          <w:lang w:val="en-US"/>
        </w:rPr>
        <w:t xml:space="preserve">. </w:t>
      </w:r>
      <w:r w:rsidR="00D0484A">
        <w:rPr>
          <w:lang w:val="en-US"/>
        </w:rPr>
        <w:t xml:space="preserve">Furthermore, in the </w:t>
      </w:r>
      <w:ins w:id="118" w:author="Gasparini, Nicole M" w:date="2024-02-25T21:05:00Z">
        <w:r w:rsidR="00EA4D20">
          <w:rPr>
            <w:lang w:val="en-US"/>
          </w:rPr>
          <w:t>convex</w:t>
        </w:r>
      </w:ins>
      <w:del w:id="119" w:author="Gasparini, Nicole M" w:date="2024-02-25T21:05:00Z">
        <w:r w:rsidR="00D0484A" w:rsidDel="00EA4D20">
          <w:rPr>
            <w:lang w:val="en-US"/>
          </w:rPr>
          <w:delText>diffuse</w:delText>
        </w:r>
      </w:del>
      <w:del w:id="120" w:author="Gasparini, Nicole M" w:date="2024-02-25T21:06:00Z">
        <w:r w:rsidR="00D0484A" w:rsidDel="00EA4D20">
          <w:rPr>
            <w:lang w:val="en-US"/>
          </w:rPr>
          <w:delText xml:space="preserve"> and shallow </w:delText>
        </w:r>
      </w:del>
      <w:r w:rsidR="00D0484A">
        <w:rPr>
          <w:lang w:val="en-US"/>
        </w:rPr>
        <w:t xml:space="preserve">section, </w:t>
      </w:r>
      <w:commentRangeStart w:id="121"/>
      <w:r w:rsidR="00D0484A">
        <w:rPr>
          <w:lang w:val="en-US"/>
        </w:rPr>
        <w:t>some of bedrock should be competent enough so the landscape is not eroded flat into a plateau</w:t>
      </w:r>
      <w:commentRangeEnd w:id="121"/>
      <w:r w:rsidR="00EA4D20">
        <w:rPr>
          <w:rStyle w:val="CommentReference"/>
        </w:rPr>
        <w:commentReference w:id="121"/>
      </w:r>
      <w:r w:rsidR="00D0484A">
        <w:rPr>
          <w:lang w:val="en-US"/>
        </w:rPr>
        <w:t xml:space="preserve">. </w:t>
      </w:r>
      <w:r w:rsidRPr="009F1B4C">
        <w:rPr>
          <w:lang w:val="en-US"/>
        </w:rPr>
        <w:t>We propose that, in</w:t>
      </w:r>
      <w:r w:rsidR="003B184A">
        <w:rPr>
          <w:lang w:val="en-US"/>
        </w:rPr>
        <w:t xml:space="preserve"> parts of Last Chance canyon</w:t>
      </w:r>
      <w:r w:rsidRPr="009F1B4C">
        <w:rPr>
          <w:lang w:val="en-US"/>
        </w:rPr>
        <w:t xml:space="preserve">, the </w:t>
      </w:r>
      <w:r w:rsidR="00B66C89">
        <w:rPr>
          <w:lang w:val="en-US"/>
        </w:rPr>
        <w:t xml:space="preserve">combined effect of the </w:t>
      </w:r>
      <w:r w:rsidR="009D0F97">
        <w:rPr>
          <w:lang w:val="en-US"/>
        </w:rPr>
        <w:t>position of varying</w:t>
      </w:r>
      <w:r w:rsidRPr="009F1B4C">
        <w:rPr>
          <w:lang w:val="en-US"/>
        </w:rPr>
        <w:t xml:space="preserve"> bed</w:t>
      </w:r>
      <w:r w:rsidR="009D0F97">
        <w:rPr>
          <w:lang w:val="en-US"/>
        </w:rPr>
        <w:t>rock</w:t>
      </w:r>
      <w:r w:rsidRPr="009F1B4C">
        <w:rPr>
          <w:lang w:val="en-US"/>
        </w:rPr>
        <w:t xml:space="preserve"> thickness</w:t>
      </w:r>
      <w:r w:rsidR="009D0F97">
        <w:rPr>
          <w:lang w:val="en-US"/>
        </w:rPr>
        <w:t xml:space="preserve">es relative to each other as well the </w:t>
      </w:r>
      <w:r w:rsidR="00B66C89">
        <w:rPr>
          <w:lang w:val="en-US"/>
        </w:rPr>
        <w:t>spatially variant</w:t>
      </w:r>
      <w:r w:rsidRPr="009F1B4C">
        <w:rPr>
          <w:lang w:val="en-US"/>
        </w:rPr>
        <w:t xml:space="preserve"> influence of the erosional signal originating at the base of the range</w:t>
      </w:r>
      <w:r w:rsidR="00B66C89">
        <w:rPr>
          <w:lang w:val="en-US"/>
        </w:rPr>
        <w:t xml:space="preserve"> can allow for relict</w:t>
      </w:r>
      <w:ins w:id="122" w:author="Gasparini, Nicole M" w:date="2024-02-25T21:07:00Z">
        <w:r w:rsidR="00EA4D20">
          <w:rPr>
            <w:lang w:val="en-US"/>
          </w:rPr>
          <w:t xml:space="preserve"> convex</w:t>
        </w:r>
      </w:ins>
      <w:r w:rsidR="00B66C89">
        <w:rPr>
          <w:lang w:val="en-US"/>
        </w:rPr>
        <w:t xml:space="preserve"> hillslopes</w:t>
      </w:r>
      <w:del w:id="123" w:author="Gasparini, Nicole M" w:date="2024-02-25T21:07:00Z">
        <w:r w:rsidR="00B66C89" w:rsidDel="00EA4D20">
          <w:rPr>
            <w:lang w:val="en-US"/>
          </w:rPr>
          <w:delText>, nonlinear in form</w:delText>
        </w:r>
      </w:del>
      <w:r w:rsidR="00B66C89">
        <w:rPr>
          <w:lang w:val="en-US"/>
        </w:rPr>
        <w:t>, to persist</w:t>
      </w:r>
      <w:ins w:id="124" w:author="Gasparini, Nicole M" w:date="2024-02-25T21:07:00Z">
        <w:r w:rsidR="00EA4D20">
          <w:rPr>
            <w:lang w:val="en-US"/>
          </w:rPr>
          <w:t>.</w:t>
        </w:r>
      </w:ins>
      <w:r w:rsidR="00B66C89">
        <w:rPr>
          <w:lang w:val="en-US"/>
        </w:rPr>
        <w:t xml:space="preserve"> </w:t>
      </w:r>
      <w:del w:id="125" w:author="Gasparini, Nicole M" w:date="2024-02-25T21:07:00Z">
        <w:r w:rsidR="00B66C89" w:rsidDel="00EA4D20">
          <w:rPr>
            <w:lang w:val="en-US"/>
          </w:rPr>
          <w:delText>temporally</w:delText>
        </w:r>
        <w:r w:rsidRPr="009F1B4C" w:rsidDel="00EA4D20">
          <w:rPr>
            <w:lang w:val="en-US"/>
          </w:rPr>
          <w:delText>.</w:delText>
        </w:r>
        <w:r w:rsidR="000345B2" w:rsidDel="00EA4D20">
          <w:rPr>
            <w:lang w:val="en-US"/>
          </w:rPr>
          <w:delText xml:space="preserve"> </w:delText>
        </w:r>
      </w:del>
      <w:r w:rsidR="00CE2330" w:rsidRPr="00CE2330">
        <w:rPr>
          <w:lang w:val="en-US"/>
        </w:rPr>
        <w:t>By investigating the interplay between ridgetop curvature and hillslope relief, we aim to identify indicators of landscape transience, building upon previous studies by Roering et al. (2007) and Hurst et al. (2013a).</w:t>
      </w:r>
      <w:r w:rsidR="006732CC">
        <w:rPr>
          <w:lang w:val="en-US"/>
        </w:rPr>
        <w:t xml:space="preserve"> </w:t>
      </w:r>
    </w:p>
    <w:p w14:paraId="296A4E2A" w14:textId="77777777" w:rsidR="000345B2" w:rsidRPr="00246CE8" w:rsidRDefault="000345B2" w:rsidP="000345B2">
      <w:pPr>
        <w:ind w:firstLine="720"/>
        <w:rPr>
          <w:lang w:val="en-US"/>
        </w:rPr>
      </w:pPr>
    </w:p>
    <w:p w14:paraId="17EE957C" w14:textId="74CC5E0C" w:rsidR="009043E0" w:rsidRPr="00CD7C59" w:rsidRDefault="00C6631D" w:rsidP="009043E0">
      <w:pPr>
        <w:rPr>
          <w:lang w:val="en-US"/>
        </w:rPr>
      </w:pPr>
      <w:r>
        <w:rPr>
          <w:noProof/>
          <w:lang w:val="en-US"/>
        </w:rPr>
        <w:lastRenderedPageBreak/>
        <w:drawing>
          <wp:inline distT="0" distB="0" distL="0" distR="0" wp14:anchorId="5F40D7D0" wp14:editId="74ACD38A">
            <wp:extent cx="6372225" cy="5076190"/>
            <wp:effectExtent l="0" t="0" r="9525" b="0"/>
            <wp:docPr id="773115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5988" name="Picture 7731159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2225" cy="5076190"/>
                    </a:xfrm>
                    <a:prstGeom prst="rect">
                      <a:avLst/>
                    </a:prstGeom>
                  </pic:spPr>
                </pic:pic>
              </a:graphicData>
            </a:graphic>
          </wp:inline>
        </w:drawing>
      </w:r>
    </w:p>
    <w:p w14:paraId="436C5D78" w14:textId="23AB56C6" w:rsidR="006732CC" w:rsidRPr="00054E02" w:rsidRDefault="00B86150" w:rsidP="00054E02">
      <w:pPr>
        <w:rPr>
          <w:b/>
          <w:bCs/>
        </w:rPr>
      </w:pPr>
      <w:bookmarkStart w:id="126" w:name="_Hlk149660201"/>
      <w:r w:rsidRPr="00956740">
        <w:rPr>
          <w:b/>
          <w:bCs/>
        </w:rPr>
        <w:t xml:space="preserve">Figure </w:t>
      </w:r>
      <w:r w:rsidR="00B3336D">
        <w:rPr>
          <w:b/>
          <w:bCs/>
        </w:rPr>
        <w:t>1</w:t>
      </w:r>
      <w:r w:rsidRPr="00956740">
        <w:rPr>
          <w:b/>
          <w:bCs/>
        </w:rPr>
        <w:t xml:space="preserve"> - a. Slope map of Last Chance canyon with </w:t>
      </w:r>
      <w:r w:rsidR="00D0484A">
        <w:rPr>
          <w:b/>
          <w:bCs/>
        </w:rPr>
        <w:t xml:space="preserve">channel steepness </w:t>
      </w:r>
      <w:r w:rsidRPr="00956740">
        <w:rPr>
          <w:b/>
          <w:bCs/>
        </w:rPr>
        <w:t>values plotted across it</w:t>
      </w:r>
      <w:r w:rsidR="00CE5ADA">
        <w:rPr>
          <w:b/>
          <w:bCs/>
        </w:rPr>
        <w:t xml:space="preserve">. b. </w:t>
      </w:r>
      <w:r w:rsidRPr="00956740">
        <w:rPr>
          <w:b/>
          <w:bCs/>
        </w:rPr>
        <w:t xml:space="preserve">c. </w:t>
      </w:r>
      <w:r>
        <w:rPr>
          <w:b/>
          <w:bCs/>
        </w:rPr>
        <w:t>Cumulative frequency plots of bed thicknesses from the 4 surveyed hillslope transects on LC3 and the 3 surveyed hillslope transects on LC1.</w:t>
      </w:r>
      <w:r w:rsidR="00F36498">
        <w:rPr>
          <w:b/>
          <w:bCs/>
        </w:rPr>
        <w:t xml:space="preserve">  </w:t>
      </w:r>
    </w:p>
    <w:p w14:paraId="653EE7BA" w14:textId="76CB27C8" w:rsidR="00F30EA7" w:rsidRDefault="00355F3F" w:rsidP="000E6D8F">
      <w:pPr>
        <w:ind w:firstLine="720"/>
      </w:pPr>
      <w:r>
        <w:t>The research presented here is from</w:t>
      </w:r>
      <w:r w:rsidR="00246CE8">
        <w:t xml:space="preserve"> two proximal </w:t>
      </w:r>
      <w:r w:rsidR="000E6D8F">
        <w:t>first to second</w:t>
      </w:r>
      <w:r w:rsidR="00246CE8">
        <w:t xml:space="preserve"> order watersheds,</w:t>
      </w:r>
      <w:r w:rsidR="00246CE8" w:rsidRPr="00355F3F">
        <w:t xml:space="preserve"> </w:t>
      </w:r>
      <w:r w:rsidR="00D92196">
        <w:t>which we named</w:t>
      </w:r>
      <w:r w:rsidR="00246CE8">
        <w:t xml:space="preserve"> LC1 and LC3 in</w:t>
      </w:r>
      <w:r>
        <w:t xml:space="preserve"> </w:t>
      </w:r>
      <w:r w:rsidR="00885EBE">
        <w:t>Last Chance Canyon</w:t>
      </w:r>
      <w:r w:rsidR="00246CE8">
        <w:t>.</w:t>
      </w:r>
      <w:r w:rsidR="00D63C3B">
        <w:t xml:space="preserve"> </w:t>
      </w:r>
      <w:r w:rsidR="00D63C3B" w:rsidRPr="00D63C3B">
        <w:t xml:space="preserve">We </w:t>
      </w:r>
      <w:r w:rsidR="00D63C3B">
        <w:t>sampled</w:t>
      </w:r>
      <w:r w:rsidR="00D63C3B" w:rsidRPr="00D63C3B">
        <w:t xml:space="preserve"> 3 transects in LC1 and 4 transects in LC3 to capture variations in bed thickness and hillslope morphology</w:t>
      </w:r>
      <w:r w:rsidR="001D4409">
        <w:t xml:space="preserve"> (Figure 1)</w:t>
      </w:r>
      <w:r w:rsidR="00D63C3B" w:rsidRPr="00D63C3B">
        <w:t>.</w:t>
      </w:r>
      <w:r w:rsidR="00D63C3B">
        <w:t xml:space="preserve"> </w:t>
      </w:r>
      <w:r w:rsidR="00885EBE" w:rsidRPr="00D63C3B">
        <w:t xml:space="preserve">Last Chance Canyon </w:t>
      </w:r>
      <w:r w:rsidRPr="00D63C3B">
        <w:t>has</w:t>
      </w:r>
      <w:r w:rsidR="00885EBE" w:rsidRPr="00D63C3B">
        <w:t xml:space="preserve"> horizontally bedded to near-horizontal bedrock, and it </w:t>
      </w:r>
      <w:r w:rsidRPr="00D63C3B">
        <w:t>is currently</w:t>
      </w:r>
      <w:r w:rsidR="00885EBE" w:rsidRPr="00D63C3B">
        <w:t xml:space="preserve"> tectonically inactive </w:t>
      </w:r>
      <w:r w:rsidRPr="00D63C3B">
        <w:t>(</w:t>
      </w:r>
      <w:r w:rsidR="00885EBE" w:rsidRPr="00D63C3B">
        <w:t>Hill</w:t>
      </w:r>
      <w:r w:rsidRPr="00D63C3B">
        <w:t xml:space="preserve">, </w:t>
      </w:r>
      <w:r w:rsidR="00885EBE" w:rsidRPr="00D63C3B">
        <w:t>1987</w:t>
      </w:r>
      <w:r w:rsidRPr="00D63C3B">
        <w:t>; Hill, 2006)</w:t>
      </w:r>
      <w:r w:rsidR="00885EBE" w:rsidRPr="00D63C3B">
        <w:t xml:space="preserve">. </w:t>
      </w:r>
      <w:r w:rsidR="000E6D8F" w:rsidRPr="006D4E7D">
        <w:t xml:space="preserve">The </w:t>
      </w:r>
      <w:r w:rsidR="00792190">
        <w:t>Guadalupe mountains, of which Last Chance canyon are located in,</w:t>
      </w:r>
      <w:r w:rsidR="000E6D8F" w:rsidRPr="006D4E7D">
        <w:t xml:space="preserve"> </w:t>
      </w:r>
      <w:r w:rsidR="007039F6">
        <w:t>are</w:t>
      </w:r>
      <w:r w:rsidR="000E6D8F" w:rsidRPr="006D4E7D">
        <w:t xml:space="preserve"> a Permian reef and shelf complex</w:t>
      </w:r>
      <w:r>
        <w:t xml:space="preserve"> (</w:t>
      </w:r>
      <w:r w:rsidR="00885EBE">
        <w:t>Hill</w:t>
      </w:r>
      <w:r>
        <w:t xml:space="preserve">, </w:t>
      </w:r>
      <w:r w:rsidR="00885EBE">
        <w:t>2000</w:t>
      </w:r>
      <w:r>
        <w:t>;</w:t>
      </w:r>
      <w:r w:rsidR="00885EBE">
        <w:t xml:space="preserve"> Phelps et al</w:t>
      </w:r>
      <w:r>
        <w:t xml:space="preserve">., </w:t>
      </w:r>
      <w:r w:rsidR="00885EBE">
        <w:t>2008</w:t>
      </w:r>
      <w:r>
        <w:t>;</w:t>
      </w:r>
      <w:r w:rsidR="00885EBE">
        <w:t xml:space="preserve"> Kerans et al.</w:t>
      </w:r>
      <w:r>
        <w:t xml:space="preserve">, </w:t>
      </w:r>
      <w:r w:rsidR="00885EBE">
        <w:t xml:space="preserve">2017). The Guadalupe Mountains experienced uplift during basin and range extension approximately 27 million years ago, </w:t>
      </w:r>
      <w:r w:rsidR="00246CE8">
        <w:t>exposing</w:t>
      </w:r>
      <w:r w:rsidR="00885EBE">
        <w:t xml:space="preserve"> previously buried bedrock, </w:t>
      </w:r>
      <w:r w:rsidR="00246CE8">
        <w:t>(</w:t>
      </w:r>
      <w:r w:rsidR="00885EBE">
        <w:t>Chapin and Cather</w:t>
      </w:r>
      <w:r w:rsidR="00246CE8">
        <w:t xml:space="preserve">, </w:t>
      </w:r>
      <w:r w:rsidR="00885EBE">
        <w:t>1994</w:t>
      </w:r>
      <w:r w:rsidR="00246CE8">
        <w:t>;</w:t>
      </w:r>
      <w:r w:rsidR="00885EBE">
        <w:t xml:space="preserve"> Ricketts et al.</w:t>
      </w:r>
      <w:r w:rsidR="00246CE8">
        <w:t>, 2</w:t>
      </w:r>
      <w:r w:rsidR="00885EBE">
        <w:t>014</w:t>
      </w:r>
      <w:r w:rsidR="00246CE8">
        <w:t xml:space="preserve">; </w:t>
      </w:r>
      <w:r w:rsidR="00885EBE">
        <w:t>Hoffman</w:t>
      </w:r>
      <w:r w:rsidR="00246CE8">
        <w:t xml:space="preserve">, </w:t>
      </w:r>
      <w:r w:rsidR="00885EBE">
        <w:t>2014</w:t>
      </w:r>
      <w:r w:rsidR="00246CE8">
        <w:t>;</w:t>
      </w:r>
      <w:r w:rsidR="00885EBE">
        <w:t xml:space="preserve"> Decker et al. 2018). </w:t>
      </w:r>
      <w:r w:rsidR="000E6D8F" w:rsidRPr="006D4E7D">
        <w:t xml:space="preserve">While the tectonic history of the </w:t>
      </w:r>
      <w:r w:rsidR="007039F6">
        <w:t>Guadalupe mountains</w:t>
      </w:r>
      <w:r w:rsidR="000E6D8F" w:rsidRPr="006D4E7D">
        <w:t xml:space="preserve"> remains </w:t>
      </w:r>
      <w:r w:rsidR="000E6D8F" w:rsidRPr="006D4E7D">
        <w:lastRenderedPageBreak/>
        <w:t xml:space="preserve">incompletely constrained, significant uplift and internal tectonic deformation are thought to have last been active in Miocene to early Pliocene time </w:t>
      </w:r>
      <w:r w:rsidR="00DC59C0">
        <w:t>(</w:t>
      </w:r>
      <w:r w:rsidR="000E6D8F" w:rsidRPr="006D4E7D">
        <w:t>Polyak et al., 1998; Hill, 1998, 2000; Decker et al., 2018</w:t>
      </w:r>
      <w:r w:rsidR="00DC59C0">
        <w:t>)</w:t>
      </w:r>
      <w:r w:rsidR="000E6D8F" w:rsidRPr="006D4E7D">
        <w:t xml:space="preserve">. Modern day rates of regional extension near the Rio Grande rift are very low (≈0.12 mm/yr over 100 km; Berglund et al., 2012). </w:t>
      </w:r>
    </w:p>
    <w:p w14:paraId="7199718B" w14:textId="3A125B4F" w:rsidR="00F00108" w:rsidRDefault="00D63C3B" w:rsidP="00F00108">
      <w:pPr>
        <w:ind w:firstLine="720"/>
      </w:pPr>
      <w:r>
        <w:t xml:space="preserve">We used a drone to take photos of the 7 hillslope transects at approximately 20 meters above </w:t>
      </w:r>
      <w:r w:rsidRPr="00D63C3B">
        <w:t xml:space="preserve">the highest elevation of the 7 hillslope transects and used Agisoft photoscan to generate high resolution digital surface models (DSMs) with 0.027 to 0.28 m resolution (we refer to these as DSMs rather than DEMs because vegetation is not removed from the DSMs) and orthomosaics of the 7 hillslope transects. We used the orthomosaics </w:t>
      </w:r>
      <w:r w:rsidR="00787298" w:rsidRPr="00D63C3B">
        <w:t xml:space="preserve">to identify </w:t>
      </w:r>
      <w:r w:rsidR="00787298">
        <w:t>and the DSMs to</w:t>
      </w:r>
      <w:r w:rsidRPr="00D63C3B">
        <w:t xml:space="preserve"> measure exposed beds on the hillslopes</w:t>
      </w:r>
      <w:r w:rsidR="001759A0">
        <w:t xml:space="preserve"> using ArcScene</w:t>
      </w:r>
      <w:r w:rsidRPr="00D63C3B">
        <w:t xml:space="preserve">.  </w:t>
      </w:r>
      <w:bookmarkEnd w:id="126"/>
      <w:r w:rsidR="002F5CF1">
        <w:t xml:space="preserve">We determined locations on the seven hillslope transects that change from constant slopes higher then 30 degrees to low </w:t>
      </w:r>
      <w:r w:rsidR="002F5CF1" w:rsidRPr="004020D1">
        <w:t xml:space="preserve">sloping </w:t>
      </w:r>
      <w:r w:rsidR="002F5CF1">
        <w:t xml:space="preserve">areas </w:t>
      </w:r>
      <w:r w:rsidR="000A107D">
        <w:t xml:space="preserve">using </w:t>
      </w:r>
      <w:r w:rsidR="001759A0">
        <w:t>slope plots</w:t>
      </w:r>
      <w:r w:rsidR="00787298">
        <w:t xml:space="preserve"> generated from the USGS 1m DEM</w:t>
      </w:r>
      <w:r w:rsidR="00556E6A">
        <w:t xml:space="preserve"> (USGS)</w:t>
      </w:r>
      <w:r w:rsidR="002F5CF1">
        <w:t xml:space="preserve">. </w:t>
      </w:r>
      <w:r w:rsidR="00F30EA7">
        <w:t>We</w:t>
      </w:r>
      <w:r w:rsidR="000A107D" w:rsidRPr="000A107D">
        <w:t xml:space="preserve"> </w:t>
      </w:r>
      <w:r w:rsidR="00F30EA7">
        <w:t xml:space="preserve">interpret these slope breaks to be </w:t>
      </w:r>
      <w:r w:rsidR="00D0484A">
        <w:t>locations</w:t>
      </w:r>
      <w:r w:rsidR="00F30EA7">
        <w:t xml:space="preserve"> where we can bin landscape </w:t>
      </w:r>
      <w:r w:rsidR="006611B8">
        <w:t>geometries</w:t>
      </w:r>
      <w:r w:rsidR="00F30EA7">
        <w:t xml:space="preserve"> into </w:t>
      </w:r>
      <w:r w:rsidR="00A46C6A">
        <w:t>linear and nonlinear sections</w:t>
      </w:r>
      <w:r w:rsidR="000A107D" w:rsidRPr="000A107D">
        <w:t xml:space="preserve">. </w:t>
      </w:r>
    </w:p>
    <w:p w14:paraId="42FCC2FC" w14:textId="39222901" w:rsidR="00745950" w:rsidRDefault="00C6631D" w:rsidP="007F7AC8">
      <w:pPr>
        <w:jc w:val="left"/>
      </w:pPr>
      <w:r>
        <w:rPr>
          <w:noProof/>
        </w:rPr>
        <w:drawing>
          <wp:inline distT="0" distB="0" distL="0" distR="0" wp14:anchorId="6E8BDD2F" wp14:editId="44F48C07">
            <wp:extent cx="6372225" cy="3666490"/>
            <wp:effectExtent l="0" t="0" r="9525" b="0"/>
            <wp:docPr id="1095289065"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89065" name="Picture 4"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2225" cy="3666490"/>
                    </a:xfrm>
                    <a:prstGeom prst="rect">
                      <a:avLst/>
                    </a:prstGeom>
                  </pic:spPr>
                </pic:pic>
              </a:graphicData>
            </a:graphic>
          </wp:inline>
        </w:drawing>
      </w:r>
      <w:r w:rsidR="002C12D5">
        <w:br w:type="textWrapping" w:clear="all"/>
      </w:r>
      <w:r w:rsidR="002C12D5" w:rsidRPr="00956740">
        <w:rPr>
          <w:b/>
          <w:bCs/>
        </w:rPr>
        <w:t xml:space="preserve">Figure </w:t>
      </w:r>
      <w:r w:rsidR="002C12D5">
        <w:rPr>
          <w:b/>
          <w:bCs/>
        </w:rPr>
        <w:t>2</w:t>
      </w:r>
      <w:r w:rsidR="002C12D5" w:rsidRPr="00956740">
        <w:rPr>
          <w:b/>
          <w:bCs/>
        </w:rPr>
        <w:t xml:space="preserve"> </w:t>
      </w:r>
      <w:r w:rsidR="002C12D5">
        <w:rPr>
          <w:b/>
          <w:bCs/>
        </w:rPr>
        <w:t>–</w:t>
      </w:r>
      <w:r w:rsidR="00EB751F">
        <w:rPr>
          <w:b/>
          <w:bCs/>
        </w:rPr>
        <w:t>Four</w:t>
      </w:r>
      <w:r w:rsidR="002C12D5">
        <w:rPr>
          <w:b/>
          <w:bCs/>
        </w:rPr>
        <w:t xml:space="preserve"> hillslope profiles from LC3, </w:t>
      </w:r>
      <w:r w:rsidR="00556E6A">
        <w:rPr>
          <w:b/>
          <w:bCs/>
        </w:rPr>
        <w:t>t</w:t>
      </w:r>
      <w:r w:rsidR="00EB751F">
        <w:rPr>
          <w:b/>
          <w:bCs/>
        </w:rPr>
        <w:t xml:space="preserve">hree </w:t>
      </w:r>
      <w:r w:rsidR="002C12D5">
        <w:rPr>
          <w:b/>
          <w:bCs/>
        </w:rPr>
        <w:t>in LC1 with beds plotted</w:t>
      </w:r>
      <w:r w:rsidR="00EB751F">
        <w:rPr>
          <w:b/>
          <w:bCs/>
        </w:rPr>
        <w:t xml:space="preserve"> as circles</w:t>
      </w:r>
      <w:r w:rsidR="00894948">
        <w:rPr>
          <w:b/>
          <w:bCs/>
        </w:rPr>
        <w:t xml:space="preserve"> sized</w:t>
      </w:r>
      <w:r w:rsidR="00EB751F">
        <w:rPr>
          <w:b/>
          <w:bCs/>
        </w:rPr>
        <w:t xml:space="preserve"> according to </w:t>
      </w:r>
      <w:r w:rsidR="00894948">
        <w:rPr>
          <w:b/>
          <w:bCs/>
        </w:rPr>
        <w:t>their thickness</w:t>
      </w:r>
      <w:r w:rsidR="002C12D5">
        <w:rPr>
          <w:b/>
          <w:bCs/>
        </w:rPr>
        <w:t xml:space="preserve">. Arrows are </w:t>
      </w:r>
      <w:r w:rsidR="00556E6A">
        <w:rPr>
          <w:b/>
          <w:bCs/>
        </w:rPr>
        <w:t>where slope goes from above 30 degrees to below 30 degrees.</w:t>
      </w:r>
      <w:r w:rsidR="002C12D5">
        <w:rPr>
          <w:b/>
          <w:bCs/>
        </w:rPr>
        <w:t xml:space="preserve"> where the landscape goes from linear to nonlinear. </w:t>
      </w:r>
      <w:r w:rsidR="00556E6A">
        <w:rPr>
          <w:b/>
          <w:bCs/>
        </w:rPr>
        <w:t>Below this are s</w:t>
      </w:r>
      <w:r w:rsidR="002C12D5">
        <w:rPr>
          <w:b/>
          <w:bCs/>
        </w:rPr>
        <w:t>lope plots that correspond to the profiles in LC3 and LC1</w:t>
      </w:r>
      <w:r w:rsidR="00A46C6A">
        <w:rPr>
          <w:b/>
          <w:bCs/>
        </w:rPr>
        <w:t xml:space="preserve">. Slopes of 30 degree are marked, above which, the landscape is steep and linear, and below the landscape is </w:t>
      </w:r>
      <w:r w:rsidR="001D0130">
        <w:rPr>
          <w:b/>
          <w:bCs/>
        </w:rPr>
        <w:t>shallower and nonlinear</w:t>
      </w:r>
      <w:r w:rsidR="002C12D5">
        <w:rPr>
          <w:b/>
          <w:bCs/>
        </w:rPr>
        <w:t>.</w:t>
      </w:r>
      <w:r w:rsidR="002C12D5" w:rsidRPr="00956740">
        <w:rPr>
          <w:b/>
          <w:bCs/>
        </w:rPr>
        <w:t xml:space="preserve"> </w:t>
      </w:r>
      <w:r w:rsidR="002C12D5">
        <w:rPr>
          <w:b/>
          <w:bCs/>
        </w:rPr>
        <w:t xml:space="preserve">The trendlines are linear fits to the part of the hillslope </w:t>
      </w:r>
      <w:r w:rsidR="00894948">
        <w:rPr>
          <w:b/>
          <w:bCs/>
        </w:rPr>
        <w:t>where slope increases linearly with distance downslope</w:t>
      </w:r>
      <w:r w:rsidR="002C12D5">
        <w:rPr>
          <w:b/>
          <w:bCs/>
        </w:rPr>
        <w:t>.</w:t>
      </w:r>
    </w:p>
    <w:p w14:paraId="4573C6F2" w14:textId="28986DA2" w:rsidR="00787298" w:rsidRDefault="00745950" w:rsidP="003102F7">
      <w:pPr>
        <w:ind w:firstLine="720"/>
      </w:pPr>
      <w:r>
        <w:t xml:space="preserve">At the highest elevations for </w:t>
      </w:r>
      <w:r w:rsidR="00816398">
        <w:t xml:space="preserve">five </w:t>
      </w:r>
      <w:r w:rsidR="0022724F">
        <w:t>of</w:t>
      </w:r>
      <w:r>
        <w:t xml:space="preserve"> the transects, there is a </w:t>
      </w:r>
      <w:r w:rsidR="00816398">
        <w:t xml:space="preserve">convex </w:t>
      </w:r>
      <w:r>
        <w:t xml:space="preserve">section with </w:t>
      </w:r>
      <w:r w:rsidR="00816398">
        <w:t xml:space="preserve">linearly </w:t>
      </w:r>
      <w:r>
        <w:t xml:space="preserve">decreasing slope towards the ridgeline. In this section </w:t>
      </w:r>
      <w:r w:rsidR="00816398">
        <w:t xml:space="preserve">exposed </w:t>
      </w:r>
      <w:r>
        <w:t xml:space="preserve">beds are relatively thin (average = </w:t>
      </w:r>
      <w:r w:rsidR="00CE6091">
        <w:t>0.9 m</w:t>
      </w:r>
      <w:r>
        <w:t xml:space="preserve">, standard deviation = </w:t>
      </w:r>
      <w:r w:rsidR="00CE6091">
        <w:t>0.4</w:t>
      </w:r>
      <w:r>
        <w:t>, max bed thickness =</w:t>
      </w:r>
      <w:r w:rsidR="00CE6091">
        <w:t xml:space="preserve"> 2 </w:t>
      </w:r>
      <w:r w:rsidR="00CE6091">
        <w:lastRenderedPageBreak/>
        <w:t>m</w:t>
      </w:r>
      <w:r>
        <w:t xml:space="preserve">). </w:t>
      </w:r>
      <w:r w:rsidR="00816398">
        <w:t xml:space="preserve">Near the </w:t>
      </w:r>
      <w:r w:rsidR="00CA1999">
        <w:t>channel</w:t>
      </w:r>
      <w:r w:rsidR="00816398">
        <w:t xml:space="preserve"> in</w:t>
      </w:r>
      <w:r>
        <w:t xml:space="preserve"> </w:t>
      </w:r>
      <w:r w:rsidR="00816398">
        <w:t xml:space="preserve">five of </w:t>
      </w:r>
      <w:r>
        <w:t>the transects</w:t>
      </w:r>
      <w:r w:rsidR="00C3370E">
        <w:t xml:space="preserve"> the hillslope becomes linear</w:t>
      </w:r>
      <w:r>
        <w:t xml:space="preserve">, </w:t>
      </w:r>
      <w:r w:rsidR="00C3370E">
        <w:t xml:space="preserve">and </w:t>
      </w:r>
      <w:r>
        <w:t>slope values are high</w:t>
      </w:r>
      <w:r w:rsidR="00816398">
        <w:t>,</w:t>
      </w:r>
      <w:r>
        <w:t xml:space="preserve"> </w:t>
      </w:r>
      <w:r w:rsidR="00816398">
        <w:t>hovering around 30 degrees</w:t>
      </w:r>
      <w:r>
        <w:t xml:space="preserve">. In this section beds are relatively thick (average = </w:t>
      </w:r>
      <w:r w:rsidR="00CE6091">
        <w:t>2.9 m</w:t>
      </w:r>
      <w:r>
        <w:t xml:space="preserve">, standard deviation = </w:t>
      </w:r>
      <w:r w:rsidR="00CE6091">
        <w:t>3.2</w:t>
      </w:r>
      <w:r>
        <w:t>, max bed thickness =</w:t>
      </w:r>
      <w:r w:rsidR="00A46C6A">
        <w:t xml:space="preserve"> 19 m</w:t>
      </w:r>
      <w:r>
        <w:t>).</w:t>
      </w:r>
      <w:r w:rsidR="00CE6091">
        <w:rPr>
          <w:rStyle w:val="CommentReference"/>
        </w:rPr>
        <w:t xml:space="preserve"> </w:t>
      </w:r>
      <w:r w:rsidR="00CE6091">
        <w:t xml:space="preserve">A t-test between </w:t>
      </w:r>
      <w:r w:rsidR="00556E6A">
        <w:t xml:space="preserve">all the </w:t>
      </w:r>
      <w:r w:rsidR="00CE6091">
        <w:t>b</w:t>
      </w:r>
      <w:r w:rsidR="00E34002">
        <w:t>e</w:t>
      </w:r>
      <w:r w:rsidR="00CE6091">
        <w:t xml:space="preserve">d thickness in the </w:t>
      </w:r>
      <w:r w:rsidR="00E34002">
        <w:t>convex</w:t>
      </w:r>
      <w:r w:rsidR="00CE6091">
        <w:t xml:space="preserve"> section</w:t>
      </w:r>
      <w:r w:rsidR="00E34002">
        <w:t xml:space="preserve"> upslope section</w:t>
      </w:r>
      <w:r w:rsidR="00CE6091">
        <w:t xml:space="preserve"> and </w:t>
      </w:r>
      <w:r w:rsidR="00556E6A">
        <w:t xml:space="preserve">all bed thicknesses in </w:t>
      </w:r>
      <w:r w:rsidR="00CE6091">
        <w:t>the</w:t>
      </w:r>
      <w:r w:rsidR="00E34002">
        <w:t xml:space="preserve"> steep</w:t>
      </w:r>
      <w:r w:rsidR="00CE6091">
        <w:t xml:space="preserve"> linear section</w:t>
      </w:r>
      <w:r w:rsidR="009766CE">
        <w:t xml:space="preserve"> demonstrates </w:t>
      </w:r>
      <w:r w:rsidR="009766CE" w:rsidRPr="009766CE">
        <w:t>there is a statistically significant difference between the</w:t>
      </w:r>
      <w:r w:rsidR="00E34002">
        <w:t xml:space="preserve">m </w:t>
      </w:r>
      <w:r w:rsidR="009766CE">
        <w:t>(T stat = 4.6, T critical = 2.0, P = 2.4E-5)</w:t>
      </w:r>
      <w:r w:rsidR="009766CE" w:rsidRPr="009766CE">
        <w:t>.</w:t>
      </w:r>
      <w:r w:rsidR="00CE6091">
        <w:t xml:space="preserve"> I</w:t>
      </w:r>
      <w:r w:rsidR="00D53935">
        <w:t xml:space="preserve">n </w:t>
      </w:r>
      <w:r w:rsidR="00054E02">
        <w:t>general,</w:t>
      </w:r>
      <w:r w:rsidR="00D53935">
        <w:t xml:space="preserve"> the </w:t>
      </w:r>
      <w:r w:rsidR="004D4C8C">
        <w:t>hillslopes are</w:t>
      </w:r>
      <w:r>
        <w:t xml:space="preserve"> predominantly </w:t>
      </w:r>
      <w:r w:rsidR="00C3370E">
        <w:t xml:space="preserve">exposed </w:t>
      </w:r>
      <w:r>
        <w:t>bedrock</w:t>
      </w:r>
      <w:r w:rsidR="00D53935">
        <w:t>, but where there is regolith, it is</w:t>
      </w:r>
      <w:r w:rsidR="001D0130">
        <w:t xml:space="preserve"> a</w:t>
      </w:r>
      <w:r w:rsidR="00D53935">
        <w:t xml:space="preserve"> relatively thin</w:t>
      </w:r>
      <w:r w:rsidR="007F7AC8">
        <w:t xml:space="preserve"> mantle of material</w:t>
      </w:r>
      <w:r w:rsidR="00E34002">
        <w:t xml:space="preserve"> (figure 3)</w:t>
      </w:r>
      <w:r w:rsidR="00D53935">
        <w:t xml:space="preserve">. </w:t>
      </w:r>
      <w:r w:rsidR="00E34002">
        <w:t>Field measurements demonstrate</w:t>
      </w:r>
      <w:r w:rsidR="004D4C8C">
        <w:t xml:space="preserve"> that where there is regolith cover</w:t>
      </w:r>
      <w:r w:rsidR="00E34002">
        <w:t xml:space="preserve"> t</w:t>
      </w:r>
      <w:r>
        <w:t xml:space="preserve">he average depth to saprolite </w:t>
      </w:r>
      <w:r w:rsidR="007653E7">
        <w:t>is</w:t>
      </w:r>
      <w:r>
        <w:t xml:space="preserve"> 6 cm, </w:t>
      </w:r>
      <w:r w:rsidR="007653E7">
        <w:t>and</w:t>
      </w:r>
      <w:r>
        <w:t xml:space="preserve"> the average depth to bedrock </w:t>
      </w:r>
      <w:r w:rsidR="007653E7">
        <w:t>is</w:t>
      </w:r>
      <w:r>
        <w:t xml:space="preserve"> 20 cm</w:t>
      </w:r>
      <w:r w:rsidR="00054E02">
        <w:t xml:space="preserve">. </w:t>
      </w:r>
      <w:r w:rsidR="003102F7" w:rsidRPr="003102F7">
        <w:t xml:space="preserve">We used slope transects to determine locations where slope </w:t>
      </w:r>
      <w:r w:rsidR="004D4C8C">
        <w:t>linearly</w:t>
      </w:r>
      <w:r w:rsidR="004D4C8C" w:rsidRPr="003102F7">
        <w:t xml:space="preserve"> </w:t>
      </w:r>
      <w:r w:rsidR="003102F7" w:rsidRPr="003102F7">
        <w:t xml:space="preserve">decreases towards the ridgeline as areas where the landscape </w:t>
      </w:r>
      <w:r w:rsidR="007653E7">
        <w:t>is convex</w:t>
      </w:r>
      <w:r w:rsidR="003102F7" w:rsidRPr="003102F7">
        <w:t xml:space="preserve">. </w:t>
      </w:r>
      <w:r w:rsidR="00D53935">
        <w:t>In the two lowest elevation transects in LC</w:t>
      </w:r>
      <w:r w:rsidR="002F5CF1">
        <w:t>3</w:t>
      </w:r>
      <w:r w:rsidR="00D53935">
        <w:t xml:space="preserve"> t</w:t>
      </w:r>
      <w:r w:rsidR="003102F7" w:rsidRPr="003102F7">
        <w:t xml:space="preserve">he </w:t>
      </w:r>
      <w:r w:rsidR="00D53935">
        <w:t>hill</w:t>
      </w:r>
      <w:r w:rsidR="003102F7" w:rsidRPr="003102F7">
        <w:t>slope</w:t>
      </w:r>
      <w:r w:rsidR="00D53935">
        <w:t xml:space="preserve">s have </w:t>
      </w:r>
      <w:r w:rsidR="004D4C8C">
        <w:t xml:space="preserve">approximately uniform </w:t>
      </w:r>
      <w:r w:rsidR="00D53935">
        <w:t>high slope values at the base of the hill</w:t>
      </w:r>
      <w:r w:rsidR="004D4C8C">
        <w:t>slope</w:t>
      </w:r>
      <w:r w:rsidR="00D53935">
        <w:t xml:space="preserve">, and </w:t>
      </w:r>
      <w:r w:rsidR="007653E7">
        <w:t xml:space="preserve">a </w:t>
      </w:r>
      <w:r w:rsidR="00D53935">
        <w:t xml:space="preserve">convex </w:t>
      </w:r>
      <w:r w:rsidR="007653E7">
        <w:t>shape</w:t>
      </w:r>
      <w:r w:rsidR="00D53935">
        <w:t xml:space="preserve"> where slope values are lower and decrease towards the ridgeline. In between these sections there is a</w:t>
      </w:r>
      <w:r w:rsidR="003102F7" w:rsidRPr="003102F7">
        <w:t xml:space="preserve"> transition zone where slope</w:t>
      </w:r>
      <w:r w:rsidR="002F5CF1">
        <w:t>s</w:t>
      </w:r>
      <w:r w:rsidR="003102F7" w:rsidRPr="003102F7">
        <w:t xml:space="preserve"> </w:t>
      </w:r>
      <w:r w:rsidR="007653E7">
        <w:t xml:space="preserve">decrease </w:t>
      </w:r>
      <w:r w:rsidR="003102F7" w:rsidRPr="003102F7">
        <w:t>below 20 degrees,</w:t>
      </w:r>
      <w:r w:rsidR="00923F8F">
        <w:t xml:space="preserve"> just above thickly bedded sections,</w:t>
      </w:r>
      <w:r w:rsidR="003102F7" w:rsidRPr="003102F7">
        <w:t xml:space="preserve"> before increasing again</w:t>
      </w:r>
      <w:r w:rsidR="00D53935">
        <w:t xml:space="preserve">, </w:t>
      </w:r>
      <w:r w:rsidR="007653E7">
        <w:t>at which point slope</w:t>
      </w:r>
      <w:r w:rsidR="00D53935">
        <w:t xml:space="preserve"> decrease</w:t>
      </w:r>
      <w:r w:rsidR="007653E7">
        <w:t>s</w:t>
      </w:r>
      <w:r w:rsidR="00D53935">
        <w:t xml:space="preserve"> </w:t>
      </w:r>
      <w:r w:rsidR="004D4C8C">
        <w:t xml:space="preserve">linearly </w:t>
      </w:r>
      <w:r w:rsidR="00D53935">
        <w:t>towards the ridge</w:t>
      </w:r>
      <w:r w:rsidR="003102F7" w:rsidRPr="003102F7">
        <w:t>.</w:t>
      </w:r>
      <w:r w:rsidR="003102F7">
        <w:t xml:space="preserve"> </w:t>
      </w:r>
      <w:r w:rsidR="008C43E1">
        <w:t>Near the ridgeline i</w:t>
      </w:r>
      <w:r>
        <w:t>n LC1</w:t>
      </w:r>
      <w:r w:rsidR="008C43E1">
        <w:t xml:space="preserve">, where the transects are </w:t>
      </w:r>
      <w:r w:rsidR="00556E6A">
        <w:t xml:space="preserve">more spatially </w:t>
      </w:r>
      <w:r w:rsidR="008C43E1">
        <w:t xml:space="preserve">proximal, </w:t>
      </w:r>
      <w:r w:rsidR="004020D1">
        <w:t xml:space="preserve">two of the </w:t>
      </w:r>
      <w:r w:rsidR="008C43E1">
        <w:t>hillslope</w:t>
      </w:r>
      <w:r w:rsidR="004020D1">
        <w:t xml:space="preserve"> transects </w:t>
      </w:r>
      <w:r w:rsidR="008C43E1">
        <w:t>are generally flat</w:t>
      </w:r>
      <w:r w:rsidR="004020D1">
        <w:t>, while the other</w:t>
      </w:r>
      <w:r w:rsidR="00E34002">
        <w:t xml:space="preserve"> has a section which can </w:t>
      </w:r>
      <w:r w:rsidR="008C43E1">
        <w:t>b</w:t>
      </w:r>
      <w:r w:rsidR="00E34002">
        <w:t>e described as convex</w:t>
      </w:r>
      <w:r w:rsidR="004020D1">
        <w:t xml:space="preserve">. </w:t>
      </w:r>
      <w:r w:rsidR="003102F7">
        <w:t>Whereas in LC3, where the transects are more spaced out relative to LC1,</w:t>
      </w:r>
      <w:r w:rsidR="007653E7">
        <w:t xml:space="preserve"> a linear fit of the slope values in the convex section increases with transect elevation.</w:t>
      </w:r>
    </w:p>
    <w:p w14:paraId="1353E70D" w14:textId="38E31F10" w:rsidR="001D0130" w:rsidRDefault="001D0130" w:rsidP="000D7C9F">
      <w:pPr>
        <w:jc w:val="left"/>
      </w:pPr>
      <w:r>
        <w:rPr>
          <w:noProof/>
        </w:rPr>
        <w:drawing>
          <wp:inline distT="0" distB="0" distL="0" distR="0" wp14:anchorId="64A97785" wp14:editId="2B71E711">
            <wp:extent cx="5414008" cy="4060371"/>
            <wp:effectExtent l="0" t="0" r="0" b="0"/>
            <wp:docPr id="1467857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7538" name="Picture 14678575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4173" cy="4067995"/>
                    </a:xfrm>
                    <a:prstGeom prst="rect">
                      <a:avLst/>
                    </a:prstGeom>
                  </pic:spPr>
                </pic:pic>
              </a:graphicData>
            </a:graphic>
          </wp:inline>
        </w:drawing>
      </w:r>
      <w:r>
        <w:br w:type="textWrapping" w:clear="all"/>
      </w:r>
      <w:r w:rsidRPr="00956740">
        <w:rPr>
          <w:b/>
          <w:bCs/>
        </w:rPr>
        <w:t xml:space="preserve">Figure </w:t>
      </w:r>
      <w:r>
        <w:rPr>
          <w:b/>
          <w:bCs/>
        </w:rPr>
        <w:t>3</w:t>
      </w:r>
      <w:r w:rsidRPr="00956740">
        <w:rPr>
          <w:b/>
          <w:bCs/>
        </w:rPr>
        <w:t xml:space="preserve"> </w:t>
      </w:r>
      <w:r>
        <w:rPr>
          <w:b/>
          <w:bCs/>
        </w:rPr>
        <w:t xml:space="preserve">– Photo of a soil pit from </w:t>
      </w:r>
      <w:r w:rsidR="003931DF">
        <w:rPr>
          <w:b/>
          <w:bCs/>
        </w:rPr>
        <w:t>LC3.1, 32.25132, -104.70392.</w:t>
      </w:r>
    </w:p>
    <w:p w14:paraId="03ECB8D7" w14:textId="3A1F5ED8" w:rsidR="00147297" w:rsidRDefault="007F7AC8" w:rsidP="00147297">
      <w:pPr>
        <w:ind w:firstLine="720"/>
      </w:pPr>
      <w:r w:rsidRPr="007F7AC8">
        <w:lastRenderedPageBreak/>
        <w:t xml:space="preserve">In Last Chance Canyon, differences in the </w:t>
      </w:r>
      <w:r>
        <w:t xml:space="preserve">bed thickness, and </w:t>
      </w:r>
      <w:r w:rsidR="004D4C8C">
        <w:t xml:space="preserve">bed </w:t>
      </w:r>
      <w:r>
        <w:t>position on the landscape relative to other beds and to the channel, influence hillslope form.</w:t>
      </w:r>
      <w:r w:rsidR="00B86150">
        <w:t xml:space="preserve"> </w:t>
      </w:r>
      <w:r>
        <w:t>Here,</w:t>
      </w:r>
      <w:r w:rsidR="00B86150">
        <w:t xml:space="preserve"> thicker beds</w:t>
      </w:r>
      <w:r>
        <w:t xml:space="preserve"> steepen the hillslope and </w:t>
      </w:r>
      <w:r w:rsidR="006C675F">
        <w:t>set</w:t>
      </w:r>
      <w:r>
        <w:t xml:space="preserve"> the </w:t>
      </w:r>
      <w:r w:rsidR="003931DF">
        <w:t>location</w:t>
      </w:r>
      <w:r w:rsidR="006C675F">
        <w:t xml:space="preserve"> </w:t>
      </w:r>
      <w:r>
        <w:t>between steep linear slope</w:t>
      </w:r>
      <w:r w:rsidR="00037E2B">
        <w:t>s</w:t>
      </w:r>
      <w:r>
        <w:t xml:space="preserve"> and other </w:t>
      </w:r>
      <w:r w:rsidR="00C45D78">
        <w:t>nonlinear</w:t>
      </w:r>
      <w:r w:rsidR="00037E2B">
        <w:t xml:space="preserve"> </w:t>
      </w:r>
      <w:r>
        <w:t>hillslope geometries</w:t>
      </w:r>
      <w:r w:rsidR="006C675F">
        <w:t xml:space="preserve"> just above the thick bed or series of beds</w:t>
      </w:r>
      <w:r w:rsidR="003931DF">
        <w:t xml:space="preserve"> and just below where bed thicknesses become thinner</w:t>
      </w:r>
      <w:r w:rsidR="006611B8">
        <w:t xml:space="preserve"> (Figure 2)</w:t>
      </w:r>
      <w:r>
        <w:t xml:space="preserve">. </w:t>
      </w:r>
      <w:r w:rsidR="000D7C9F">
        <w:t xml:space="preserve">Conversely, hillslopes </w:t>
      </w:r>
      <w:r w:rsidR="004D4C8C">
        <w:t>with</w:t>
      </w:r>
      <w:r w:rsidR="000D7C9F">
        <w:t xml:space="preserve"> </w:t>
      </w:r>
      <w:r w:rsidR="00BD3DB3">
        <w:t>exclusively</w:t>
      </w:r>
      <w:r w:rsidR="004072D2">
        <w:t xml:space="preserve"> </w:t>
      </w:r>
      <w:r w:rsidR="000D7C9F">
        <w:t>thin beds are shallow, and, depending on the thickness and number of exposed beds and the position on the landscape, can be convex. T</w:t>
      </w:r>
      <w:r>
        <w:t>hick and resistant beds</w:t>
      </w:r>
      <w:r w:rsidR="00B86150">
        <w:t xml:space="preserve"> </w:t>
      </w:r>
      <w:r>
        <w:t>attenuate the erosional wave moving upslope</w:t>
      </w:r>
      <w:r w:rsidR="006C675F">
        <w:t xml:space="preserve">, </w:t>
      </w:r>
      <w:r w:rsidR="00671A92">
        <w:t xml:space="preserve">diminish the signal of transience </w:t>
      </w:r>
      <w:r w:rsidR="006C675F">
        <w:t xml:space="preserve">above them, </w:t>
      </w:r>
      <w:r w:rsidR="00671A92">
        <w:t xml:space="preserve">and </w:t>
      </w:r>
      <w:r>
        <w:t>seemingly</w:t>
      </w:r>
      <w:r w:rsidR="00671A92">
        <w:t xml:space="preserve"> </w:t>
      </w:r>
      <w:r>
        <w:t>change</w:t>
      </w:r>
      <w:r w:rsidR="00671A92">
        <w:t xml:space="preserve"> the direction </w:t>
      </w:r>
      <w:r w:rsidR="003931DF">
        <w:t xml:space="preserve">of </w:t>
      </w:r>
      <w:r w:rsidR="005F2B98" w:rsidRPr="005F2B98">
        <w:t>erosion perpendicular into thinner, presumably weaker beds, causing a concave region</w:t>
      </w:r>
      <w:r w:rsidR="005F2B98">
        <w:t xml:space="preserve"> </w:t>
      </w:r>
      <w:r w:rsidR="00037E2B">
        <w:t xml:space="preserve">just </w:t>
      </w:r>
      <w:r>
        <w:t xml:space="preserve">above </w:t>
      </w:r>
      <w:r w:rsidR="00037E2B">
        <w:t>thickly bedded hillslope sections</w:t>
      </w:r>
      <w:r w:rsidR="003931DF">
        <w:t xml:space="preserve">, as </w:t>
      </w:r>
      <w:r w:rsidR="00037E2B">
        <w:t xml:space="preserve">in </w:t>
      </w:r>
      <w:r w:rsidR="003931DF">
        <w:t>3.1, 3.2, and, to a lesser extent, 1.2 (Figure 2)</w:t>
      </w:r>
      <w:r w:rsidR="00B86150">
        <w:t xml:space="preserve">. </w:t>
      </w:r>
      <w:r>
        <w:t>Hillslope form changes depending on</w:t>
      </w:r>
      <w:r w:rsidR="00B86150">
        <w:t xml:space="preserve"> location within the landscape</w:t>
      </w:r>
      <w:r w:rsidR="000D7C9F">
        <w:t xml:space="preserve">. Slopes in LC3 </w:t>
      </w:r>
      <w:r w:rsidR="00923F8F">
        <w:t xml:space="preserve">are shallower </w:t>
      </w:r>
      <w:r w:rsidR="000D7C9F">
        <w:t xml:space="preserve">in </w:t>
      </w:r>
      <w:r w:rsidR="005F2B98">
        <w:t xml:space="preserve">the </w:t>
      </w:r>
      <w:r w:rsidR="00E34002">
        <w:t>convex</w:t>
      </w:r>
      <w:r w:rsidR="006611B8">
        <w:t xml:space="preserve"> section</w:t>
      </w:r>
      <w:r w:rsidR="000D7C9F">
        <w:t>s</w:t>
      </w:r>
      <w:r w:rsidR="006611B8">
        <w:t xml:space="preserve"> i</w:t>
      </w:r>
      <w:r w:rsidR="000D7C9F">
        <w:t xml:space="preserve">n </w:t>
      </w:r>
      <w:r w:rsidR="00B86150">
        <w:t>hillslope</w:t>
      </w:r>
      <w:r w:rsidR="005F2B98">
        <w:t xml:space="preserve"> transects farther downstream</w:t>
      </w:r>
      <w:r w:rsidR="000D7C9F">
        <w:t xml:space="preserve"> due to a</w:t>
      </w:r>
      <w:r w:rsidR="00923F8F">
        <w:t xml:space="preserve"> </w:t>
      </w:r>
      <w:r w:rsidR="00B86150">
        <w:t>more pronounced imprint of the erosional wave resulting from base level fall</w:t>
      </w:r>
      <w:r w:rsidR="000D7C9F">
        <w:t xml:space="preserve">, differing from LC1, where, above the linear steep section, the landscape flattens due to the lack of </w:t>
      </w:r>
      <w:r w:rsidR="00037E2B">
        <w:t>competent</w:t>
      </w:r>
      <w:r w:rsidR="000D7C9F">
        <w:t xml:space="preserve"> beds, and because the </w:t>
      </w:r>
      <w:r w:rsidR="00037E2B">
        <w:t>three</w:t>
      </w:r>
      <w:r w:rsidR="000D7C9F">
        <w:t xml:space="preserve"> hillslope transects are proximal and at the downstream end of the watershed</w:t>
      </w:r>
      <w:r w:rsidR="00B86150">
        <w:t>. Lastly, the combined influence of these factors</w:t>
      </w:r>
      <w:r>
        <w:t xml:space="preserve"> defines the</w:t>
      </w:r>
      <w:r w:rsidR="00B86150">
        <w:t xml:space="preserve"> morphology of the hillslopes</w:t>
      </w:r>
      <w:r w:rsidR="00D63C3B">
        <w:t>: Thick</w:t>
      </w:r>
      <w:r w:rsidR="00B86150">
        <w:t xml:space="preserve"> beds</w:t>
      </w:r>
      <w:r w:rsidR="006611B8">
        <w:t xml:space="preserve"> </w:t>
      </w:r>
      <w:r w:rsidR="006611B8" w:rsidRPr="00037E2B">
        <w:t>seem to</w:t>
      </w:r>
      <w:r w:rsidR="00B86150">
        <w:t xml:space="preserve"> inhibit and redirect the erosional </w:t>
      </w:r>
      <w:r w:rsidR="006611B8">
        <w:t>signal</w:t>
      </w:r>
      <w:r w:rsidR="00B86150">
        <w:t xml:space="preserve"> as it progresses upslope</w:t>
      </w:r>
      <w:r w:rsidR="00D63C3B">
        <w:t>, and the presence of thin beds above these thick beds allow for the hillslopes to be shallow and diffuse</w:t>
      </w:r>
      <w:r w:rsidR="00B86150">
        <w:t xml:space="preserve">. </w:t>
      </w:r>
    </w:p>
    <w:p w14:paraId="3304EC79" w14:textId="579C291B" w:rsidR="006611B8" w:rsidRPr="006611B8" w:rsidRDefault="00147297" w:rsidP="003513D2">
      <w:pPr>
        <w:ind w:firstLine="720"/>
      </w:pPr>
      <w:r w:rsidRPr="00147297">
        <w:rPr>
          <w:lang w:val="en-US"/>
        </w:rPr>
        <w:t xml:space="preserve">In Last Chance Canyon, </w:t>
      </w:r>
      <w:r w:rsidR="00F71711">
        <w:rPr>
          <w:lang w:val="en-US"/>
        </w:rPr>
        <w:t>t</w:t>
      </w:r>
      <w:r w:rsidRPr="00147297">
        <w:rPr>
          <w:lang w:val="en-US"/>
        </w:rPr>
        <w:t>hicker beds steepen</w:t>
      </w:r>
      <w:r w:rsidR="00F71711">
        <w:rPr>
          <w:lang w:val="en-US"/>
        </w:rPr>
        <w:t xml:space="preserve"> </w:t>
      </w:r>
      <w:r w:rsidRPr="00147297">
        <w:rPr>
          <w:lang w:val="en-US"/>
        </w:rPr>
        <w:t>hillslopes and defin</w:t>
      </w:r>
      <w:r w:rsidR="00F71711">
        <w:rPr>
          <w:lang w:val="en-US"/>
        </w:rPr>
        <w:t>e t</w:t>
      </w:r>
      <w:r w:rsidRPr="00147297">
        <w:rPr>
          <w:lang w:val="en-US"/>
        </w:rPr>
        <w:t>he</w:t>
      </w:r>
      <w:r w:rsidR="00037E2B">
        <w:rPr>
          <w:lang w:val="en-US"/>
        </w:rPr>
        <w:t xml:space="preserve"> location </w:t>
      </w:r>
      <w:r w:rsidRPr="00147297">
        <w:rPr>
          <w:lang w:val="en-US"/>
        </w:rPr>
        <w:t>between steep linear sections and other hillslope geometrie</w:t>
      </w:r>
      <w:r w:rsidR="006611B8">
        <w:rPr>
          <w:lang w:val="en-US"/>
        </w:rPr>
        <w:t>s,</w:t>
      </w:r>
      <w:r w:rsidRPr="00147297">
        <w:rPr>
          <w:lang w:val="en-US"/>
        </w:rPr>
        <w:t xml:space="preserve"> </w:t>
      </w:r>
      <w:r w:rsidR="006611B8">
        <w:rPr>
          <w:lang w:val="en-US"/>
        </w:rPr>
        <w:t>highlighting</w:t>
      </w:r>
      <w:r w:rsidRPr="00147297">
        <w:rPr>
          <w:lang w:val="en-US"/>
        </w:rPr>
        <w:t xml:space="preserve"> the significance of bed thickness </w:t>
      </w:r>
      <w:r w:rsidR="006C44C5">
        <w:rPr>
          <w:lang w:val="en-US"/>
        </w:rPr>
        <w:t>in shaping</w:t>
      </w:r>
      <w:r w:rsidR="006611B8">
        <w:rPr>
          <w:lang w:val="en-US"/>
        </w:rPr>
        <w:t xml:space="preserve"> landscape form in arid bedrock landscapes. Conversely</w:t>
      </w:r>
      <w:r w:rsidR="006611B8" w:rsidRPr="00147297">
        <w:rPr>
          <w:lang w:val="en-US"/>
        </w:rPr>
        <w:t xml:space="preserve">, </w:t>
      </w:r>
      <w:r w:rsidR="00E34002">
        <w:rPr>
          <w:lang w:val="en-US"/>
        </w:rPr>
        <w:t>convex</w:t>
      </w:r>
      <w:r w:rsidR="006611B8">
        <w:rPr>
          <w:lang w:val="en-US"/>
        </w:rPr>
        <w:t xml:space="preserve"> hillslope geometries exist where there is</w:t>
      </w:r>
      <w:r w:rsidR="006611B8" w:rsidRPr="00147297">
        <w:rPr>
          <w:lang w:val="en-US"/>
        </w:rPr>
        <w:t xml:space="preserve"> thinly bedded </w:t>
      </w:r>
      <w:r w:rsidR="006611B8">
        <w:rPr>
          <w:lang w:val="en-US"/>
        </w:rPr>
        <w:t>rock above</w:t>
      </w:r>
      <w:r w:rsidR="000D7C9F">
        <w:rPr>
          <w:lang w:val="en-US"/>
        </w:rPr>
        <w:t xml:space="preserve"> a</w:t>
      </w:r>
      <w:r w:rsidR="006611B8">
        <w:rPr>
          <w:lang w:val="en-US"/>
        </w:rPr>
        <w:t xml:space="preserve"> thickly </w:t>
      </w:r>
      <w:r w:rsidR="00E74330">
        <w:rPr>
          <w:lang w:val="en-US"/>
        </w:rPr>
        <w:t>bedded section.</w:t>
      </w:r>
      <w:r w:rsidR="006611B8" w:rsidRPr="00147297">
        <w:rPr>
          <w:lang w:val="en-US"/>
        </w:rPr>
        <w:t xml:space="preserve"> </w:t>
      </w:r>
      <w:r w:rsidR="00E74330">
        <w:rPr>
          <w:lang w:val="en-US"/>
        </w:rPr>
        <w:t>T</w:t>
      </w:r>
      <w:r w:rsidR="006611B8" w:rsidRPr="00147297">
        <w:rPr>
          <w:lang w:val="en-US"/>
        </w:rPr>
        <w:t>hese thinly bedded areas require the protection provided by thick beds</w:t>
      </w:r>
      <w:r w:rsidR="006C44C5">
        <w:rPr>
          <w:lang w:val="en-US"/>
        </w:rPr>
        <w:t xml:space="preserve"> </w:t>
      </w:r>
      <w:r w:rsidR="004020D1">
        <w:rPr>
          <w:lang w:val="en-US"/>
        </w:rPr>
        <w:t>below them</w:t>
      </w:r>
      <w:r w:rsidR="006611B8" w:rsidRPr="00147297">
        <w:rPr>
          <w:lang w:val="en-US"/>
        </w:rPr>
        <w:t xml:space="preserve"> to prevent erosion from erasing their presence. This is </w:t>
      </w:r>
      <w:r w:rsidR="00E74330">
        <w:rPr>
          <w:lang w:val="en-US"/>
        </w:rPr>
        <w:t>evidenced</w:t>
      </w:r>
      <w:r w:rsidR="006611B8" w:rsidRPr="00147297">
        <w:rPr>
          <w:lang w:val="en-US"/>
        </w:rPr>
        <w:t xml:space="preserve"> in the </w:t>
      </w:r>
      <w:r w:rsidR="005F2B98">
        <w:rPr>
          <w:lang w:val="en-US"/>
        </w:rPr>
        <w:t xml:space="preserve">downstream </w:t>
      </w:r>
      <w:r w:rsidR="006611B8" w:rsidRPr="00147297">
        <w:rPr>
          <w:lang w:val="en-US"/>
        </w:rPr>
        <w:t>hillslope</w:t>
      </w:r>
      <w:r w:rsidR="005F2B98">
        <w:rPr>
          <w:lang w:val="en-US"/>
        </w:rPr>
        <w:t xml:space="preserve"> transects</w:t>
      </w:r>
      <w:r w:rsidR="006611B8">
        <w:rPr>
          <w:lang w:val="en-US"/>
        </w:rPr>
        <w:t xml:space="preserve"> in LC3 where the </w:t>
      </w:r>
      <w:r w:rsidR="00E34002">
        <w:rPr>
          <w:lang w:val="en-US"/>
        </w:rPr>
        <w:t>convex</w:t>
      </w:r>
      <w:r w:rsidR="006611B8">
        <w:rPr>
          <w:lang w:val="en-US"/>
        </w:rPr>
        <w:t xml:space="preserve"> part of the hillslope</w:t>
      </w:r>
      <w:r w:rsidR="00037E2B">
        <w:rPr>
          <w:lang w:val="en-US"/>
        </w:rPr>
        <w:t>s</w:t>
      </w:r>
      <w:r w:rsidR="006611B8">
        <w:rPr>
          <w:lang w:val="en-US"/>
        </w:rPr>
        <w:t xml:space="preserve"> </w:t>
      </w:r>
      <w:r w:rsidR="006A1932">
        <w:rPr>
          <w:lang w:val="en-US"/>
        </w:rPr>
        <w:t>has</w:t>
      </w:r>
      <w:r w:rsidR="00037E2B">
        <w:rPr>
          <w:lang w:val="en-US"/>
        </w:rPr>
        <w:t xml:space="preserve"> shallower slopes </w:t>
      </w:r>
      <w:r w:rsidR="005F2B98">
        <w:rPr>
          <w:lang w:val="en-US"/>
        </w:rPr>
        <w:t>than the farther upstream transects</w:t>
      </w:r>
      <w:r w:rsidR="006611B8" w:rsidRPr="00147297">
        <w:rPr>
          <w:lang w:val="en-US"/>
        </w:rPr>
        <w:t xml:space="preserve">, </w:t>
      </w:r>
      <w:r w:rsidR="00037E2B">
        <w:rPr>
          <w:lang w:val="en-US"/>
        </w:rPr>
        <w:t xml:space="preserve">and </w:t>
      </w:r>
      <w:r w:rsidR="006611B8" w:rsidRPr="00147297">
        <w:rPr>
          <w:lang w:val="en-US"/>
        </w:rPr>
        <w:t>where the</w:t>
      </w:r>
      <w:r w:rsidR="00037E2B">
        <w:rPr>
          <w:lang w:val="en-US"/>
        </w:rPr>
        <w:t xml:space="preserve"> effects of the</w:t>
      </w:r>
      <w:r w:rsidR="006611B8" w:rsidRPr="00147297">
        <w:rPr>
          <w:lang w:val="en-US"/>
        </w:rPr>
        <w:t xml:space="preserve"> erosional </w:t>
      </w:r>
      <w:r w:rsidR="00037E2B">
        <w:rPr>
          <w:lang w:val="en-US"/>
        </w:rPr>
        <w:t>signal</w:t>
      </w:r>
      <w:r w:rsidR="006611B8" w:rsidRPr="00147297">
        <w:rPr>
          <w:lang w:val="en-US"/>
        </w:rPr>
        <w:t xml:space="preserve"> </w:t>
      </w:r>
      <w:r w:rsidR="00037E2B">
        <w:rPr>
          <w:lang w:val="en-US"/>
        </w:rPr>
        <w:t>are</w:t>
      </w:r>
      <w:r w:rsidR="006611B8" w:rsidRPr="00147297">
        <w:rPr>
          <w:lang w:val="en-US"/>
        </w:rPr>
        <w:t xml:space="preserve"> </w:t>
      </w:r>
      <w:r w:rsidR="00037E2B">
        <w:rPr>
          <w:lang w:val="en-US"/>
        </w:rPr>
        <w:t xml:space="preserve">thought to be </w:t>
      </w:r>
      <w:r w:rsidR="006611B8" w:rsidRPr="00147297">
        <w:rPr>
          <w:lang w:val="en-US"/>
        </w:rPr>
        <w:t xml:space="preserve">more pronounced. </w:t>
      </w:r>
      <w:r w:rsidR="003513D2">
        <w:t xml:space="preserve">In </w:t>
      </w:r>
      <w:r w:rsidR="007F4058">
        <w:t>LC1</w:t>
      </w:r>
      <w:r w:rsidR="003513D2">
        <w:t xml:space="preserve">, where hillslope transects are spatially proximal and </w:t>
      </w:r>
      <w:r w:rsidR="0062467F">
        <w:t xml:space="preserve">are all </w:t>
      </w:r>
      <w:r w:rsidR="003513D2">
        <w:t xml:space="preserve">located in </w:t>
      </w:r>
      <w:r w:rsidR="0062467F">
        <w:t>a</w:t>
      </w:r>
      <w:r w:rsidR="003513D2">
        <w:t xml:space="preserve"> downstream </w:t>
      </w:r>
      <w:r w:rsidR="0062467F">
        <w:t>part of the watershed</w:t>
      </w:r>
      <w:r w:rsidR="003513D2">
        <w:t xml:space="preserve">, the landscape transitions into a markedly different morphology, characterized by a flat, almost plateau-like appearance. This abrupt change in landscape morphology is attributed to </w:t>
      </w:r>
      <w:r w:rsidR="00126637">
        <w:t>erodible nature of the</w:t>
      </w:r>
      <w:r w:rsidR="003513D2">
        <w:t xml:space="preserve"> beds above the steep, linear section of the hillslope. LC3 also exhibits a steep, linear morphology in areas with thick beds</w:t>
      </w:r>
      <w:r w:rsidR="0062467F">
        <w:t>, but unlike LC1,</w:t>
      </w:r>
      <w:r w:rsidR="003513D2">
        <w:t xml:space="preserve"> </w:t>
      </w:r>
      <w:r w:rsidR="0062467F">
        <w:t xml:space="preserve">has </w:t>
      </w:r>
      <w:r w:rsidR="00126637">
        <w:t>competent</w:t>
      </w:r>
      <w:r w:rsidR="003513D2">
        <w:t xml:space="preserve"> beds</w:t>
      </w:r>
      <w:r w:rsidR="007F4058">
        <w:t xml:space="preserve"> close to the ridgeline</w:t>
      </w:r>
      <w:r w:rsidR="003513D2">
        <w:t xml:space="preserve">. These </w:t>
      </w:r>
      <w:r w:rsidR="004020D1">
        <w:t xml:space="preserve">relatively thin </w:t>
      </w:r>
      <w:r w:rsidR="003513D2">
        <w:t>beds</w:t>
      </w:r>
      <w:r w:rsidR="004020D1">
        <w:t xml:space="preserve"> could be thick and competent enough to have allowed for </w:t>
      </w:r>
      <w:r w:rsidR="0062467F">
        <w:t>slopes to linearly decrease towards the ridgeline</w:t>
      </w:r>
      <w:r w:rsidR="004020D1">
        <w:t xml:space="preserve">, as opposed to LC1, which has no mapped beds near the ridgeline, and </w:t>
      </w:r>
      <w:r w:rsidR="0062467F">
        <w:t xml:space="preserve">has been eroded flat. </w:t>
      </w:r>
    </w:p>
    <w:p w14:paraId="0DDEF610" w14:textId="489A1214" w:rsidR="00147297" w:rsidRDefault="003513D2" w:rsidP="00A74C31">
      <w:pPr>
        <w:ind w:firstLine="720"/>
        <w:rPr>
          <w:noProof/>
        </w:rPr>
      </w:pPr>
      <w:r w:rsidRPr="00E74330">
        <w:t xml:space="preserve">Understanding the geomorphic evolution of landscapes is essential for deciphering the history and development of landforms. For this, the "space-for-time substitution" has proven to be a valuable tool, allowing researchers to investigate how landscapes change and mature over time (Schoenbohm et al., 2004; Gallen et al., 2011; Prince and Spotila, 2013). This approach includes discerning transitions between different terrain forms and identifying boundaries between areas of differing erosion rates (Mudd and Furbish, 2007; Hurst et al., 2012). </w:t>
      </w:r>
      <w:r w:rsidR="00147297">
        <w:rPr>
          <w:noProof/>
        </w:rPr>
        <w:t>Due to the substantial</w:t>
      </w:r>
      <w:r w:rsidR="00F71711">
        <w:rPr>
          <w:noProof/>
        </w:rPr>
        <w:t>, 20</w:t>
      </w:r>
      <w:r w:rsidR="006C44C5">
        <w:rPr>
          <w:noProof/>
        </w:rPr>
        <w:t xml:space="preserve"> </w:t>
      </w:r>
      <w:r w:rsidR="00F71711">
        <w:rPr>
          <w:noProof/>
        </w:rPr>
        <w:t>m thick bed,</w:t>
      </w:r>
      <w:r w:rsidR="00147297">
        <w:rPr>
          <w:noProof/>
        </w:rPr>
        <w:t xml:space="preserve"> at the base of LC3</w:t>
      </w:r>
      <w:r w:rsidR="006E1876">
        <w:rPr>
          <w:noProof/>
        </w:rPr>
        <w:t>.1, and the series of thick beds at the base of LC3.2</w:t>
      </w:r>
      <w:r w:rsidR="00147297">
        <w:rPr>
          <w:noProof/>
        </w:rPr>
        <w:t xml:space="preserve">, the erosional </w:t>
      </w:r>
      <w:r w:rsidR="00D94557">
        <w:rPr>
          <w:noProof/>
        </w:rPr>
        <w:t>signal from baselevel fall</w:t>
      </w:r>
      <w:r w:rsidR="00147297">
        <w:rPr>
          <w:noProof/>
        </w:rPr>
        <w:t xml:space="preserve"> is effectively impeded and diffused as it ascends the slope. Consequently, the inflection points in LC3 are distributed at varying elevations</w:t>
      </w:r>
      <w:r w:rsidR="00F71711">
        <w:rPr>
          <w:noProof/>
        </w:rPr>
        <w:t xml:space="preserve"> (Figure 3)</w:t>
      </w:r>
      <w:r w:rsidR="00147297">
        <w:rPr>
          <w:noProof/>
        </w:rPr>
        <w:t xml:space="preserve">. </w:t>
      </w:r>
      <w:r w:rsidR="00C6631D">
        <w:rPr>
          <w:noProof/>
        </w:rPr>
        <w:t>In t</w:t>
      </w:r>
      <w:r w:rsidR="00147297">
        <w:rPr>
          <w:noProof/>
        </w:rPr>
        <w:t>he</w:t>
      </w:r>
      <w:r w:rsidR="00037E2B">
        <w:rPr>
          <w:noProof/>
        </w:rPr>
        <w:t xml:space="preserve"> </w:t>
      </w:r>
      <w:r w:rsidR="00147297">
        <w:rPr>
          <w:noProof/>
        </w:rPr>
        <w:t xml:space="preserve">downstream </w:t>
      </w:r>
      <w:r w:rsidR="00C6631D">
        <w:rPr>
          <w:noProof/>
        </w:rPr>
        <w:t>parts</w:t>
      </w:r>
      <w:r w:rsidR="00147297">
        <w:rPr>
          <w:noProof/>
        </w:rPr>
        <w:t xml:space="preserve"> of LC3,</w:t>
      </w:r>
      <w:r w:rsidR="00C6631D">
        <w:rPr>
          <w:noProof/>
        </w:rPr>
        <w:t xml:space="preserve"> </w:t>
      </w:r>
      <w:r w:rsidR="00147297">
        <w:rPr>
          <w:noProof/>
        </w:rPr>
        <w:t>the inflection points are positioned</w:t>
      </w:r>
      <w:r w:rsidR="00037E2B">
        <w:rPr>
          <w:noProof/>
        </w:rPr>
        <w:t xml:space="preserve"> at</w:t>
      </w:r>
      <w:r w:rsidR="00147297">
        <w:rPr>
          <w:noProof/>
        </w:rPr>
        <w:t xml:space="preserve"> lower elevation</w:t>
      </w:r>
      <w:r w:rsidR="006E1876">
        <w:rPr>
          <w:noProof/>
        </w:rPr>
        <w:t>s</w:t>
      </w:r>
      <w:r w:rsidR="00147297">
        <w:rPr>
          <w:noProof/>
        </w:rPr>
        <w:t>, approximately 1550 meters</w:t>
      </w:r>
      <w:r w:rsidR="00A77CF6">
        <w:rPr>
          <w:noProof/>
        </w:rPr>
        <w:t xml:space="preserve"> and 1575 meters in LC3.1 </w:t>
      </w:r>
      <w:r w:rsidR="00A77CF6">
        <w:rPr>
          <w:noProof/>
        </w:rPr>
        <w:lastRenderedPageBreak/>
        <w:t>and LC3.2</w:t>
      </w:r>
      <w:r w:rsidR="00147297">
        <w:rPr>
          <w:noProof/>
        </w:rPr>
        <w:t xml:space="preserve"> and</w:t>
      </w:r>
      <w:r w:rsidR="00A77CF6">
        <w:rPr>
          <w:noProof/>
        </w:rPr>
        <w:t xml:space="preserve"> just above</w:t>
      </w:r>
      <w:r w:rsidR="00147297">
        <w:rPr>
          <w:noProof/>
        </w:rPr>
        <w:t xml:space="preserve"> the location of the 20</w:t>
      </w:r>
      <w:r w:rsidR="00882079">
        <w:rPr>
          <w:noProof/>
        </w:rPr>
        <w:t xml:space="preserve"> </w:t>
      </w:r>
      <w:r w:rsidR="00147297">
        <w:rPr>
          <w:noProof/>
        </w:rPr>
        <w:t>m thick bed</w:t>
      </w:r>
      <w:r w:rsidR="00C6631D">
        <w:rPr>
          <w:noProof/>
        </w:rPr>
        <w:t xml:space="preserve"> in LC3.1</w:t>
      </w:r>
      <w:r w:rsidR="00A77CF6">
        <w:rPr>
          <w:noProof/>
        </w:rPr>
        <w:t xml:space="preserve"> and a series of thick beds in LC3.2.</w:t>
      </w:r>
      <w:r w:rsidR="00147297">
        <w:rPr>
          <w:noProof/>
        </w:rPr>
        <w:t xml:space="preserve"> This </w:t>
      </w:r>
      <w:r w:rsidR="006E1876">
        <w:rPr>
          <w:noProof/>
        </w:rPr>
        <w:t xml:space="preserve">causes the location where the landscape changes from the linear steep section to the nonlinear low sloping section to change at higher elevations at farther </w:t>
      </w:r>
      <w:r w:rsidR="00037E2B">
        <w:rPr>
          <w:noProof/>
        </w:rPr>
        <w:t>up</w:t>
      </w:r>
      <w:r w:rsidR="006E1876">
        <w:rPr>
          <w:noProof/>
        </w:rPr>
        <w:t xml:space="preserve">stream hillslope transects (Figure 4, c). </w:t>
      </w:r>
      <w:r w:rsidR="00147297">
        <w:rPr>
          <w:noProof/>
        </w:rPr>
        <w:t xml:space="preserve">In contrast to LC3, </w:t>
      </w:r>
      <w:r w:rsidR="00F71711">
        <w:rPr>
          <w:noProof/>
        </w:rPr>
        <w:t>the transects in LC1 are relatively proximal, and</w:t>
      </w:r>
      <w:r w:rsidR="00147297">
        <w:rPr>
          <w:noProof/>
        </w:rPr>
        <w:t xml:space="preserve">, and as a result, </w:t>
      </w:r>
      <w:r w:rsidR="00F71711">
        <w:rPr>
          <w:noProof/>
        </w:rPr>
        <w:t>controlled by a large series of beds that manifest at similar elevation points on the three transects</w:t>
      </w:r>
      <w:r w:rsidR="00147297">
        <w:rPr>
          <w:noProof/>
        </w:rPr>
        <w:t>. This proximity indicates a similar history for the three transects, and the signal is consistently inhibited at approximately the same elevation for the three transects.</w:t>
      </w:r>
      <w:r w:rsidR="00147297" w:rsidRPr="00B96A6D">
        <w:rPr>
          <w:noProof/>
        </w:rPr>
        <w:t xml:space="preserve"> </w:t>
      </w:r>
      <w:r w:rsidR="00147297">
        <w:rPr>
          <w:noProof/>
        </w:rPr>
        <w:t xml:space="preserve">This causes the </w:t>
      </w:r>
      <w:r w:rsidR="006A1932">
        <w:rPr>
          <w:noProof/>
        </w:rPr>
        <w:t>locations</w:t>
      </w:r>
      <w:r w:rsidR="00147297">
        <w:rPr>
          <w:noProof/>
        </w:rPr>
        <w:t xml:space="preserve"> </w:t>
      </w:r>
      <w:r w:rsidR="006A1932">
        <w:rPr>
          <w:noProof/>
        </w:rPr>
        <w:t>where the landscape transitions from steep to shallow slopes</w:t>
      </w:r>
      <w:r w:rsidR="00147297">
        <w:rPr>
          <w:noProof/>
        </w:rPr>
        <w:t xml:space="preserve"> to be at a similar elevation in LC1</w:t>
      </w:r>
      <w:r w:rsidR="006A1932">
        <w:rPr>
          <w:noProof/>
        </w:rPr>
        <w:t>.</w:t>
      </w:r>
    </w:p>
    <w:p w14:paraId="31E2E57C" w14:textId="49283781" w:rsidR="00F71711" w:rsidRPr="00A74C31" w:rsidRDefault="00201DDB" w:rsidP="00F71711">
      <w:pPr>
        <w:jc w:val="left"/>
        <w:rPr>
          <w:lang w:val="en-US"/>
        </w:rPr>
      </w:pPr>
      <w:r>
        <w:rPr>
          <w:noProof/>
          <w:lang w:val="en-US"/>
        </w:rPr>
        <w:lastRenderedPageBreak/>
        <w:drawing>
          <wp:inline distT="0" distB="0" distL="0" distR="0" wp14:anchorId="5FCFF262" wp14:editId="5B716CBE">
            <wp:extent cx="3851275" cy="7431405"/>
            <wp:effectExtent l="0" t="0" r="0" b="0"/>
            <wp:docPr id="431334553" name="Picture 2" descr="A topographical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34553" name="Picture 2" descr="A topographical map of a mountain ran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1275" cy="7431405"/>
                    </a:xfrm>
                    <a:prstGeom prst="rect">
                      <a:avLst/>
                    </a:prstGeom>
                  </pic:spPr>
                </pic:pic>
              </a:graphicData>
            </a:graphic>
          </wp:inline>
        </w:drawing>
      </w:r>
    </w:p>
    <w:p w14:paraId="1874C3A1" w14:textId="271B88CD" w:rsidR="00E86971" w:rsidRPr="006732CC" w:rsidRDefault="00E86971" w:rsidP="00E86971">
      <w:pPr>
        <w:rPr>
          <w:b/>
          <w:bCs/>
        </w:rPr>
      </w:pPr>
      <w:r w:rsidRPr="00956740">
        <w:rPr>
          <w:b/>
          <w:bCs/>
        </w:rPr>
        <w:lastRenderedPageBreak/>
        <w:t xml:space="preserve">Figure </w:t>
      </w:r>
      <w:r w:rsidR="004629AB">
        <w:rPr>
          <w:b/>
          <w:bCs/>
        </w:rPr>
        <w:t>4</w:t>
      </w:r>
      <w:r w:rsidRPr="00956740">
        <w:rPr>
          <w:b/>
          <w:bCs/>
        </w:rPr>
        <w:t xml:space="preserve">- </w:t>
      </w:r>
      <w:r>
        <w:rPr>
          <w:b/>
          <w:bCs/>
        </w:rPr>
        <w:t xml:space="preserve">3D maps of a. LC3 and b. LC1 with </w:t>
      </w:r>
      <w:r w:rsidR="004629AB">
        <w:rPr>
          <w:b/>
          <w:bCs/>
        </w:rPr>
        <w:t>the locations where the hillslope goes from slopes above 30 degrees to below 30 degrees marked with stars</w:t>
      </w:r>
      <w:r>
        <w:rPr>
          <w:b/>
          <w:bCs/>
        </w:rPr>
        <w:t xml:space="preserve">. c. Distance of the transect downstream vs. </w:t>
      </w:r>
      <w:r w:rsidR="004629AB">
        <w:rPr>
          <w:b/>
          <w:bCs/>
        </w:rPr>
        <w:t>e</w:t>
      </w:r>
      <w:r>
        <w:rPr>
          <w:b/>
          <w:bCs/>
        </w:rPr>
        <w:t>levation of the</w:t>
      </w:r>
      <w:r w:rsidR="004629AB">
        <w:rPr>
          <w:b/>
          <w:bCs/>
        </w:rPr>
        <w:t xml:space="preserve"> location where slopes go from above to below 30 degrees. </w:t>
      </w:r>
    </w:p>
    <w:p w14:paraId="33592A07" w14:textId="403A8568" w:rsidR="00CB4D2A" w:rsidRDefault="00C45D78" w:rsidP="00225128">
      <w:pPr>
        <w:ind w:firstLine="720"/>
        <w:rPr>
          <w:noProof/>
        </w:rPr>
      </w:pPr>
      <w:r>
        <w:t>Our</w:t>
      </w:r>
      <w:r w:rsidR="00E74330" w:rsidRPr="00E74330">
        <w:t xml:space="preserve"> observations indicate that</w:t>
      </w:r>
      <w:r w:rsidR="00103A4E">
        <w:t xml:space="preserve"> at </w:t>
      </w:r>
      <w:r>
        <w:t>some</w:t>
      </w:r>
      <w:r w:rsidR="00103A4E">
        <w:t xml:space="preserve"> </w:t>
      </w:r>
      <w:r>
        <w:t>locations</w:t>
      </w:r>
      <w:r w:rsidR="00103A4E">
        <w:t xml:space="preserve"> in the landscape where a very thick bed or series of</w:t>
      </w:r>
      <w:r w:rsidR="00E74330" w:rsidRPr="00E74330">
        <w:t xml:space="preserve"> thick beds</w:t>
      </w:r>
      <w:r w:rsidR="00103A4E">
        <w:t xml:space="preserve"> is directly under a thinly bedded rock,</w:t>
      </w:r>
      <w:r w:rsidR="00E74330" w:rsidRPr="00E74330">
        <w:t xml:space="preserve"> </w:t>
      </w:r>
      <w:r w:rsidR="00103A4E">
        <w:t xml:space="preserve">hillslope geometry appears </w:t>
      </w:r>
      <w:r w:rsidR="00FB09B3">
        <w:t>concave</w:t>
      </w:r>
      <w:r w:rsidR="00E74330" w:rsidRPr="00E74330">
        <w:t xml:space="preserve">, reminiscent of the outcomes seen in Perne's </w:t>
      </w:r>
      <w:r w:rsidR="00103A4E" w:rsidRPr="00E74330">
        <w:t>modelling</w:t>
      </w:r>
      <w:r w:rsidR="00E74330" w:rsidRPr="00E74330">
        <w:t xml:space="preserve"> results</w:t>
      </w:r>
      <w:r w:rsidR="003B1801">
        <w:t xml:space="preserve"> (Perne et al; 2017)</w:t>
      </w:r>
      <w:r w:rsidR="00E74330" w:rsidRPr="00E74330">
        <w:t xml:space="preserve">. </w:t>
      </w:r>
      <w:r>
        <w:t xml:space="preserve">At contacts where competent bedrock is just below thin and weaker bedrock, the erosional signal from base level fall appears to have eroded into the hillslope. </w:t>
      </w:r>
      <w:r w:rsidR="00E74330" w:rsidRPr="00E74330">
        <w:t xml:space="preserve">As the erosional wave ascends, it encounters a substantial bed at a lower elevation. This interaction causes the wave's signal to change direction, become diminished, and ultimately cease just below </w:t>
      </w:r>
      <w:r w:rsidR="00103A4E">
        <w:t xml:space="preserve">where hillslope geometry becomes </w:t>
      </w:r>
      <w:r w:rsidR="00E34002">
        <w:t>convex</w:t>
      </w:r>
      <w:r w:rsidR="00E74330" w:rsidRPr="00E74330">
        <w:t xml:space="preserve">. </w:t>
      </w:r>
      <w:r>
        <w:t xml:space="preserve">This </w:t>
      </w:r>
      <w:r w:rsidR="00225128">
        <w:t>morphology</w:t>
      </w:r>
      <w:r>
        <w:t xml:space="preserve"> is most apparent in</w:t>
      </w:r>
      <w:r w:rsidR="00147297">
        <w:t xml:space="preserve"> LC3</w:t>
      </w:r>
      <w:r>
        <w:t>.1 and LC3.2</w:t>
      </w:r>
      <w:r w:rsidR="00147297">
        <w:t xml:space="preserve">, </w:t>
      </w:r>
      <w:r>
        <w:t xml:space="preserve">where </w:t>
      </w:r>
      <w:r w:rsidR="00147297">
        <w:t xml:space="preserve">the presence of </w:t>
      </w:r>
      <w:r>
        <w:t>very thick</w:t>
      </w:r>
      <w:r w:rsidR="00147297">
        <w:t xml:space="preserve"> bed</w:t>
      </w:r>
      <w:r>
        <w:t>s</w:t>
      </w:r>
      <w:r w:rsidR="00147297">
        <w:t xml:space="preserve"> </w:t>
      </w:r>
      <w:r w:rsidR="00CA5BA5">
        <w:t>just below beds which are few, and where they are mapped, are thin. H</w:t>
      </w:r>
      <w:r w:rsidR="00147297">
        <w:rPr>
          <w:noProof/>
        </w:rPr>
        <w:t xml:space="preserve">ere, </w:t>
      </w:r>
      <w:r w:rsidR="00CA5BA5">
        <w:rPr>
          <w:noProof/>
        </w:rPr>
        <w:t xml:space="preserve">it appears as if the direction of erosion is oriented into the hillslope and </w:t>
      </w:r>
      <w:r w:rsidR="00147297">
        <w:rPr>
          <w:noProof/>
        </w:rPr>
        <w:t xml:space="preserve">a distinctive nick point </w:t>
      </w:r>
      <w:r w:rsidR="00CA5BA5">
        <w:rPr>
          <w:noProof/>
        </w:rPr>
        <w:t xml:space="preserve">is formed </w:t>
      </w:r>
      <w:r w:rsidR="00147297">
        <w:rPr>
          <w:noProof/>
        </w:rPr>
        <w:t>in the landscape</w:t>
      </w:r>
      <w:r w:rsidR="00147297">
        <w:t xml:space="preserve">. </w:t>
      </w:r>
      <w:r w:rsidR="00CA5BA5">
        <w:t xml:space="preserve">In LC3.3 and LC3.4, where the contact between thick and thin beds is less pronounced, the hillslopes are convex from the channel to the hillslope. </w:t>
      </w:r>
      <w:r w:rsidR="00147297">
        <w:t>In contrast</w:t>
      </w:r>
      <w:r w:rsidR="00CA5BA5">
        <w:t xml:space="preserve"> to LC3</w:t>
      </w:r>
      <w:r w:rsidR="00147297">
        <w:t>, LC1 features relatively thick beds at similar elevations</w:t>
      </w:r>
      <w:r w:rsidR="00CA5BA5">
        <w:t xml:space="preserve"> for all three of the transects and a </w:t>
      </w:r>
      <w:r w:rsidR="00225128">
        <w:t>section just above which appears subtly concave</w:t>
      </w:r>
      <w:r w:rsidR="00FF420C">
        <w:t xml:space="preserve">. This </w:t>
      </w:r>
      <w:r w:rsidR="00D4322B">
        <w:t xml:space="preserve">concavity </w:t>
      </w:r>
      <w:r w:rsidR="00FF420C">
        <w:t>appears slightly less subtle in LC1.1 and LC1.2 then in LC1.3</w:t>
      </w:r>
      <w:r w:rsidR="00D4322B">
        <w:t>, where it is essentially non-existent</w:t>
      </w:r>
      <w:r w:rsidR="00225128">
        <w:t>. We believe the shallow section in LC1 to have been eroded flat due to the thin and weak bedrock at the top of the watershed</w:t>
      </w:r>
      <w:r w:rsidR="00126637">
        <w:t xml:space="preserve">, possibly erasing </w:t>
      </w:r>
      <w:r w:rsidR="00FF420C">
        <w:t>any past, potentially less subtle, concave hillslope form</w:t>
      </w:r>
      <w:r w:rsidR="00225128">
        <w:t>.</w:t>
      </w:r>
    </w:p>
    <w:p w14:paraId="1E274AF5" w14:textId="77777777" w:rsidR="00147297" w:rsidRPr="00147297" w:rsidRDefault="00147297" w:rsidP="00CB4D2A">
      <w:pPr>
        <w:ind w:left="720"/>
        <w:rPr>
          <w:vanish/>
          <w:lang w:val="en-US"/>
        </w:rPr>
      </w:pPr>
      <w:r w:rsidRPr="00147297">
        <w:rPr>
          <w:vanish/>
          <w:lang w:val="en-US"/>
        </w:rPr>
        <w:t>Top of Form</w:t>
      </w:r>
    </w:p>
    <w:p w14:paraId="571333C1" w14:textId="184540C4" w:rsidR="00F727A1" w:rsidRPr="007D1D83" w:rsidRDefault="007D1D83" w:rsidP="007D1D83">
      <w:pPr>
        <w:ind w:firstLine="360"/>
        <w:rPr>
          <w:lang w:val="en-US"/>
        </w:rPr>
      </w:pPr>
      <w:r w:rsidRPr="007D1D83">
        <w:rPr>
          <w:lang w:val="en-US"/>
        </w:rPr>
        <w:t>In summary, our exploration of Last Chance Canyon's hillslope geometry has revealed three critical conclusions. Firstly, the variability in bed thickness significantly influences hillslope form and geometry. Second, the location of a hillslope within the landscape results in distinct forms, with those at lower elevations bearing a more pronounced imprint of the erosional wave stemming from base level fall. These two factors dynamically interact to shape hillslope morphology, with larger beds at lower elevations inhibiting and altering the direction of the erosional wave as it propagates upslope. This intricate relationship between bed thickness, hillslope position, and the erosional wave's behavior represents a fundamental driver of the observed hillslope morphology within the Last Chance Canyon landscape.</w:t>
      </w:r>
      <w:r>
        <w:rPr>
          <w:lang w:val="en-US"/>
        </w:rPr>
        <w:t xml:space="preserve"> </w:t>
      </w:r>
      <w:r w:rsidRPr="007D1D83">
        <w:rPr>
          <w:lang w:val="en-US"/>
        </w:rPr>
        <w:t>Furthermore, an erosional wave progressing through a horizontally bedded landscape encounters challenges when reaching large beds, leading to a loss of intensity as it becomes 'stuck' downstream. This presence of the erosional wave prompts the landscape to react by orienting the inflection point between relict and adjusting topography positively with diminishing drainage area and/or increasing distance upstream, impacting the natural curvature change across a hillslope.</w:t>
      </w:r>
      <w:r>
        <w:rPr>
          <w:lang w:val="en-US"/>
        </w:rPr>
        <w:t xml:space="preserve"> </w:t>
      </w:r>
      <w:r w:rsidRPr="007D1D83">
        <w:rPr>
          <w:lang w:val="en-US"/>
        </w:rPr>
        <w:t>Lastly, our interpretation suggests that large beds diminish the erosional signal at higher elevations from base level fall</w:t>
      </w:r>
      <w:r w:rsidR="00E74330">
        <w:rPr>
          <w:lang w:val="en-US"/>
        </w:rPr>
        <w:t xml:space="preserve">, causing </w:t>
      </w:r>
      <w:r w:rsidR="00E34002">
        <w:rPr>
          <w:lang w:val="en-US"/>
        </w:rPr>
        <w:t>convex</w:t>
      </w:r>
      <w:r w:rsidR="00E74330">
        <w:rPr>
          <w:lang w:val="en-US"/>
        </w:rPr>
        <w:t xml:space="preserve"> sections lower in elevation to have lower slopes</w:t>
      </w:r>
      <w:r w:rsidRPr="007D1D83">
        <w:rPr>
          <w:lang w:val="en-US"/>
        </w:rPr>
        <w:t>. Together, these findings highlight the complex interplay of bed thickness</w:t>
      </w:r>
      <w:r w:rsidR="00E74330">
        <w:rPr>
          <w:lang w:val="en-US"/>
        </w:rPr>
        <w:t xml:space="preserve"> and </w:t>
      </w:r>
      <w:r w:rsidR="00FC6B0D">
        <w:rPr>
          <w:lang w:val="en-US"/>
        </w:rPr>
        <w:t xml:space="preserve">signals from past uplift in </w:t>
      </w:r>
      <w:r w:rsidRPr="007D1D83">
        <w:rPr>
          <w:lang w:val="en-US"/>
        </w:rPr>
        <w:t>shaping hillslope morphology, providing valuable insights into the processes that drive hillslope dynamics within this unique landscape.</w:t>
      </w:r>
    </w:p>
    <w:p w14:paraId="16B55220" w14:textId="77777777" w:rsidR="00F727A1" w:rsidRPr="00F727A1" w:rsidRDefault="00F727A1" w:rsidP="00F727A1">
      <w:pPr>
        <w:rPr>
          <w:lang w:val="en-US"/>
        </w:rPr>
      </w:pPr>
    </w:p>
    <w:p w14:paraId="552A988E" w14:textId="77777777" w:rsidR="00FB1B17" w:rsidRPr="00FB1B17" w:rsidRDefault="00FB1B17" w:rsidP="00FB1B17">
      <w:pPr>
        <w:rPr>
          <w:lang w:val="en-US"/>
        </w:rPr>
      </w:pPr>
    </w:p>
    <w:p w14:paraId="0A325967" w14:textId="77777777" w:rsidR="00FB1B17" w:rsidRDefault="00FB1B17" w:rsidP="00FB1B17"/>
    <w:p w14:paraId="779383D6" w14:textId="77777777" w:rsidR="00B3336D" w:rsidRDefault="00B3336D" w:rsidP="00AE46CD"/>
    <w:p w14:paraId="320BEF8F" w14:textId="6940002D" w:rsidR="00B747FF" w:rsidRDefault="00B747FF" w:rsidP="00B747FF">
      <w:pPr>
        <w:pStyle w:val="Heading1"/>
      </w:pPr>
      <w:r>
        <w:lastRenderedPageBreak/>
        <w:t>References</w:t>
      </w:r>
    </w:p>
    <w:p w14:paraId="45E4FE1F" w14:textId="6CB46CE6" w:rsidR="00370A54" w:rsidRDefault="00370A54" w:rsidP="00370A54">
      <w:r>
        <w:t>US Geologic Survey, 2017, 1/3rd arc-second digital elevation models (DEMs). USGS National Map 3DEP downloadable data collection.</w:t>
      </w:r>
    </w:p>
    <w:p w14:paraId="543769B0" w14:textId="77777777" w:rsidR="00D4322B" w:rsidRDefault="00D4322B" w:rsidP="00370A54"/>
    <w:p w14:paraId="7EBB30A0" w14:textId="06A755BF" w:rsidR="00370A54" w:rsidRDefault="00370A54" w:rsidP="00AE46CD">
      <w:r w:rsidRPr="00370A54">
        <w:t>Brook, M. S., &amp; Tippett, J. M. (2002). The influence of rock mass strength on the form and evolution of deglaciated valley slopes in the English Lake District. Scottish Journal of Geology, 38(1), 15-20.</w:t>
      </w:r>
    </w:p>
    <w:p w14:paraId="70D04647" w14:textId="77777777" w:rsidR="00D4322B" w:rsidRDefault="00D4322B" w:rsidP="00AE46CD"/>
    <w:p w14:paraId="1C5379D2" w14:textId="4811E6BB" w:rsidR="00B3336D" w:rsidRDefault="0014795C" w:rsidP="00AE46CD">
      <w:r w:rsidRPr="0014795C">
        <w:t>Matasci, B., Jaboyedoff, M., Loye, A., Pedrazzini, A., Derron, M. H., &amp; Pedrozzi, G. (2015). Impacts of fracturing patterns on the rockfall susceptibility and erosion rate of stratified limestone. Geomorphology, 241, 83-97.</w:t>
      </w:r>
    </w:p>
    <w:p w14:paraId="1C45A3E8" w14:textId="77777777" w:rsidR="00D4322B" w:rsidRDefault="00D4322B" w:rsidP="00AE46CD"/>
    <w:p w14:paraId="750E6FEE" w14:textId="52DB0EEB" w:rsidR="00B3336D" w:rsidRDefault="00BB6A1D" w:rsidP="00AE46CD">
      <w:r w:rsidRPr="00BB6A1D">
        <w:t>Moore, J. R., Sanders, J. W., Dietrich, W. E., &amp; Glaser, S. D. (2009). Influence of rock mass strength on the erosion rate of alpine cliffs. Earth Surface Processes and Landforms, 34(10), 1339-1352.</w:t>
      </w:r>
    </w:p>
    <w:p w14:paraId="4F15A142" w14:textId="77777777" w:rsidR="00D4322B" w:rsidRDefault="00D4322B" w:rsidP="00AE46CD"/>
    <w:p w14:paraId="1D58277A" w14:textId="6B41BAAC" w:rsidR="00B3336D" w:rsidRDefault="00BB6A1D" w:rsidP="00AE46CD">
      <w:r w:rsidRPr="00BB6A1D">
        <w:t>Selby, M. J. (1980). A rock mass strength classification for geomorphic purposes: with tests from Antarctica and New Zealand. Zeitschrift für Geomorphologie, 31-51.</w:t>
      </w:r>
    </w:p>
    <w:p w14:paraId="639A3C31" w14:textId="77777777" w:rsidR="00D4322B" w:rsidRDefault="00D4322B" w:rsidP="00AE46CD"/>
    <w:p w14:paraId="5F4BD887" w14:textId="4C7F129B" w:rsidR="00B3336D" w:rsidRDefault="00B747FF" w:rsidP="00B747FF">
      <w:r>
        <w:t>Molnar P, RS Anderson, SP Anderson (2007), Tectonics, fracturing of Rock, and erosion. J. Geophys , need to work in ref on bedrock fractures and tectonics. Journal of Geophysical Research: Earth Surface, 112 F3, doi:10.1029/2005JF000433.</w:t>
      </w:r>
    </w:p>
    <w:p w14:paraId="405EC061" w14:textId="77777777" w:rsidR="00D4322B" w:rsidRDefault="00D4322B" w:rsidP="00B747FF"/>
    <w:p w14:paraId="0F020F5D" w14:textId="448D12EA" w:rsidR="00B3336D" w:rsidRDefault="00B747FF" w:rsidP="00B747FF">
      <w:r>
        <w:t>Clarke BA, DW Burbank (2011), Quantifying bedrock-fracture patterns within the shallow subsurface:</w:t>
      </w:r>
      <w:r w:rsidR="00D4322B">
        <w:t xml:space="preserve"> </w:t>
      </w:r>
      <w:r>
        <w:t>Implications for rock mass strength, bedrock landslides, and erodibility, J. Geophys Res.--Earth Surf, 116, F04009, doi:10.1029/2011JF001987</w:t>
      </w:r>
    </w:p>
    <w:p w14:paraId="36DEFB0A" w14:textId="77777777" w:rsidR="00D4322B" w:rsidRDefault="00D4322B" w:rsidP="00B747FF"/>
    <w:p w14:paraId="0ECBF3DA" w14:textId="5EC788C4" w:rsidR="00AE46CD" w:rsidRDefault="00B747FF" w:rsidP="00B747FF">
      <w:r>
        <w:t>St. Clair J, S Moon, WS Holbrook, JT Perron, CS Riebe, SJ Martel, B Carr, C Harman, K Singha, D deB</w:t>
      </w:r>
      <w:r w:rsidR="00D4322B">
        <w:t>r</w:t>
      </w:r>
      <w:r>
        <w:t>ichter (2015), Geophysical imaging reveals topographic stress control of bedrock weathering. Science, 350, 6260, 534-538, doi:10.1126/science.aab2210</w:t>
      </w:r>
    </w:p>
    <w:p w14:paraId="4C9B2166" w14:textId="77777777" w:rsidR="00D4322B" w:rsidRDefault="00D4322B" w:rsidP="00B747FF"/>
    <w:p w14:paraId="78BC5426" w14:textId="12F8B8A2" w:rsidR="00AE46CD" w:rsidRDefault="00B747FF" w:rsidP="00B747FF">
      <w:r>
        <w:t>Voigtlander JV, MK Clark, D Zekkos, WW Greenwood, SP Anderson, RS Anderson, JW Godt (2017), Strong variation in weathering of layered rock maintains hillslope-scale strength under high precipitation. Earth Surf. Proc. Landforms, 43 6, 1183-1194, doi:10.1002/esp.4290 .</w:t>
      </w:r>
    </w:p>
    <w:p w14:paraId="51ED6BD6" w14:textId="77777777" w:rsidR="00D4322B" w:rsidRDefault="00D4322B" w:rsidP="00B747FF"/>
    <w:p w14:paraId="4F69663D" w14:textId="6428A00A" w:rsidR="00B747FF" w:rsidRDefault="00B747FF" w:rsidP="00B747FF">
      <w:r>
        <w:t>Eppes M-C, R Keanini (2017), Mechanical weathering and rock erosion by climate-dependent subcritical cracking, Reviews of Geophysics 55(2), 470-508, doi:10.1002/2017RG000557</w:t>
      </w:r>
    </w:p>
    <w:p w14:paraId="0B1F31EB" w14:textId="77777777" w:rsidR="00D4322B" w:rsidRDefault="00D4322B" w:rsidP="00B747FF"/>
    <w:p w14:paraId="60CDF892" w14:textId="37906CD8" w:rsidR="00B747FF" w:rsidRDefault="00B747FF" w:rsidP="00B747FF">
      <w:r>
        <w:lastRenderedPageBreak/>
        <w:t>Eppes M-C, GS Hancock, X Chen, J Arey, T Dewers, J Huettenmoser, S Kiessling, F Moser, N Tannu</w:t>
      </w:r>
      <w:r w:rsidR="00D4322B">
        <w:t xml:space="preserve"> </w:t>
      </w:r>
      <w:r>
        <w:t>(2018), Rates of subcritical cracking and long-term rock erosion, Geology 46(11), 951-954, doi:10.1130/G45256.1</w:t>
      </w:r>
    </w:p>
    <w:p w14:paraId="7E176879" w14:textId="77777777" w:rsidR="00D4322B" w:rsidRDefault="00D4322B" w:rsidP="00B747FF"/>
    <w:p w14:paraId="4FA36114" w14:textId="601957BD" w:rsidR="00B747FF" w:rsidRDefault="00B747FF" w:rsidP="00B747FF">
      <w:r>
        <w:t>Forte AM, BJ Yanites, KX Whipple (2016), Complexities of landscape evolution during incision through layered stratigraphy with contrasts in rock strength. Earth Surface Processes and Landforms, 41(12), pp.1736-1757, doi:10.1002/esp.3947</w:t>
      </w:r>
    </w:p>
    <w:p w14:paraId="57A9FE1F" w14:textId="77777777" w:rsidR="00D4322B" w:rsidRDefault="00D4322B" w:rsidP="00B747FF"/>
    <w:p w14:paraId="37EA0FD9" w14:textId="5297AEBD" w:rsidR="00B747FF" w:rsidRDefault="00B747FF" w:rsidP="00B747FF">
      <w:r>
        <w:t>Perne M, MD Covington, EA Thaler, JM Myre (2017), Steady state, erosional continuity, and the topography of landscapes developed in layered rocks, Earth Surface Dynamics, 5(1), pp.85-100, doi:10.5194/esurf-5-85-2017</w:t>
      </w:r>
    </w:p>
    <w:p w14:paraId="0EB2DC81" w14:textId="77777777" w:rsidR="00D4322B" w:rsidRDefault="00D4322B" w:rsidP="00B747FF"/>
    <w:p w14:paraId="4B1EE210" w14:textId="49AB3B76" w:rsidR="00B747FF" w:rsidRDefault="00EC4BE4" w:rsidP="00B747FF">
      <w:r w:rsidRPr="00EC4BE4">
        <w:t>Mudd, S. M., &amp; Furbish, D. J. (2007). Responses of soil‐mantled hillslopes to transient channel incision rates. Journal of Geophysical Research: Earth Surface, 112(F3).</w:t>
      </w:r>
    </w:p>
    <w:p w14:paraId="58E40E99" w14:textId="77777777" w:rsidR="00D4322B" w:rsidRDefault="00D4322B" w:rsidP="00B747FF"/>
    <w:p w14:paraId="61E1DAE3" w14:textId="348F1536" w:rsidR="00B747FF" w:rsidRDefault="00EC4BE4" w:rsidP="00B747FF">
      <w:r w:rsidRPr="00EC4BE4">
        <w:t>Hurst, M. D., S. M. Mudd, R. Walcott, M. Attal, and K. Yoo (2012), Using hilltop curvature to derive the spatial distribution of erosion rates, J. Geophys. Res., 117, F02017, doi:10.1029/2011JF002057.</w:t>
      </w:r>
    </w:p>
    <w:p w14:paraId="2E16597D" w14:textId="77777777" w:rsidR="00D4322B" w:rsidRDefault="00D4322B" w:rsidP="00B747FF"/>
    <w:p w14:paraId="33187CD3" w14:textId="5B95BB3D" w:rsidR="00B747FF" w:rsidRDefault="00EC4BE4" w:rsidP="00EC4BE4">
      <w:r>
        <w:t>Hurst, M.D., Mudd, S.M., Yoo, K., Attal, M. and Walcott, R., 2013. Influence of lithology on hillslope morphology and response to tectonic forcing in the northern Sierra Nevada of California, Journal of Geophysical Research: Earth Surface, 118(2), 832-851, doi:10.1002/jgrf.20049</w:t>
      </w:r>
    </w:p>
    <w:p w14:paraId="3CB83CDE" w14:textId="77777777" w:rsidR="00D4322B" w:rsidRDefault="00D4322B" w:rsidP="00EC4BE4"/>
    <w:p w14:paraId="6A43AAEC" w14:textId="7736B3F0" w:rsidR="00B747FF" w:rsidRDefault="00EC4BE4" w:rsidP="00B747FF">
      <w:r w:rsidRPr="00EC4BE4">
        <w:t>Roering, J. J., Perron, J. T., &amp; Kirchner, J. W. (2007). Functional relationships between denudation and hillslope form and relief. Earth and Planetary Science Letters, 264(1-2), 245-258.</w:t>
      </w:r>
    </w:p>
    <w:p w14:paraId="1F8BB024" w14:textId="77777777" w:rsidR="00D4322B" w:rsidRDefault="00D4322B" w:rsidP="00B747FF"/>
    <w:p w14:paraId="102FD208" w14:textId="77777777" w:rsidR="00EC4BE4" w:rsidRDefault="00EC4BE4" w:rsidP="00EC4BE4">
      <w:r>
        <w:t>Hill, C. A. (1987). Geology of Carlsbad cavern and other caves in the Guadalupe Mountains, New Mexico and Texas. Bull. 117, New Mexico Bureau of Mines and Minerals Resources.</w:t>
      </w:r>
    </w:p>
    <w:p w14:paraId="6902CBBE" w14:textId="77777777" w:rsidR="00D4322B" w:rsidRDefault="00D4322B" w:rsidP="00EC4BE4"/>
    <w:p w14:paraId="1599352E" w14:textId="77777777" w:rsidR="00EC4BE4" w:rsidRDefault="00EC4BE4" w:rsidP="00EC4BE4">
      <w:r>
        <w:t>Hill, C. A., &amp; Others. (2000). Overview of the geologic history of cave development in the Guadalupe Mountains, New Mexico. Journal of Cave and Karst Studies, 62(2), 60–71.</w:t>
      </w:r>
    </w:p>
    <w:p w14:paraId="544BB173" w14:textId="77777777" w:rsidR="00D4322B" w:rsidRDefault="00D4322B" w:rsidP="00EC4BE4"/>
    <w:p w14:paraId="3199E8FF" w14:textId="77777777" w:rsidR="00EC4BE4" w:rsidRDefault="00EC4BE4" w:rsidP="00EC4BE4">
      <w:r>
        <w:t>Hill, C. A. (2006). Geology of the Guadalupe Mountains: An overview of recent ideas. Caves and karst of southeastern New Mexico: Guidebook, 57th Field Conference, New Mexico Geological Society, Guidebook, 57th Field Conference, 145–150.</w:t>
      </w:r>
    </w:p>
    <w:p w14:paraId="5428D672" w14:textId="77777777" w:rsidR="00D4322B" w:rsidRDefault="00D4322B" w:rsidP="00EC4BE4"/>
    <w:p w14:paraId="0410B6DF" w14:textId="77777777" w:rsidR="00EC4BE4" w:rsidRDefault="00EC4BE4" w:rsidP="00EC4BE4">
      <w:r>
        <w:t>Kerans, C., Zahm, C., Garcia-Fresca, B., &amp; Harris, P. M. (2017). Guadalupe Mountains, West Texas and New Mexico: Key excursions. AAPG Bulletin, 101(4), 465–474.</w:t>
      </w:r>
    </w:p>
    <w:p w14:paraId="5980EEB3" w14:textId="77777777" w:rsidR="00EC4BE4" w:rsidRDefault="00EC4BE4" w:rsidP="00EC4BE4">
      <w:r>
        <w:lastRenderedPageBreak/>
        <w:t>Phelps, R. M., Kerans, C., Scott, S. Z., Janson, X., &amp; Bellian, J. A. (2008). Three-dimensional modelling and sequence stratigraphy of a carbonate ramp-to-shelf transition, Permian Upper San Andres Formation. Sedimentology, 55(6), 1777–1813.</w:t>
      </w:r>
    </w:p>
    <w:p w14:paraId="224717AB" w14:textId="77777777" w:rsidR="00D4322B" w:rsidRDefault="00D4322B" w:rsidP="00EC4BE4"/>
    <w:p w14:paraId="3E977C49" w14:textId="77777777" w:rsidR="00FF420C" w:rsidRDefault="00FF420C" w:rsidP="00FF420C">
      <w:r>
        <w:t>Chapin, C. E., Cather, S. M., &amp; Keller, G. R. (1994). Tectonic setting of the axial basins of the northern and central Rio Grande rift. Special Papers-Geological Society of America, 5–5.</w:t>
      </w:r>
    </w:p>
    <w:p w14:paraId="5E09CAB0" w14:textId="77777777" w:rsidR="00D4322B" w:rsidRDefault="00D4322B" w:rsidP="00FF420C"/>
    <w:p w14:paraId="291C6D95" w14:textId="77777777" w:rsidR="00FF420C" w:rsidRDefault="00FF420C" w:rsidP="00FF420C">
      <w:r>
        <w:t>Hoffman, L. L. (2014). Spatial variability of erosion patterns along the eastern margin of the Rio Grande Rift. Illinois State University.</w:t>
      </w:r>
    </w:p>
    <w:p w14:paraId="55047C46" w14:textId="77777777" w:rsidR="00D4322B" w:rsidRDefault="00D4322B" w:rsidP="00FF420C"/>
    <w:p w14:paraId="34A51F5D" w14:textId="77777777" w:rsidR="00FF420C" w:rsidRDefault="00FF420C" w:rsidP="00FF420C">
      <w:r>
        <w:t>Decker, D. D., Polyak, V. J., Asmerom, Y., &amp; Lachniet, M. S. (2018). U--Pb dating of cave spar: a new shallow crust landscape evolution tool. Tectonics, 37(1), 208–223.</w:t>
      </w:r>
    </w:p>
    <w:p w14:paraId="2F4A157C" w14:textId="77777777" w:rsidR="00D4322B" w:rsidRDefault="00D4322B" w:rsidP="00FF420C"/>
    <w:p w14:paraId="60FA9C3A" w14:textId="77777777" w:rsidR="00FF420C" w:rsidRDefault="00FF420C" w:rsidP="00FF420C">
      <w:r>
        <w:t>Ricketts, J. W., Karlstrom, K. E., Priewisch, A., Crossey, L. J., Polyak, V. J., &amp; Asmerom, Y. (2014). Quaternary extension in the Rio Grande rift at elevated strain rates recorded in travertine deposits, central New Mexico. Lithosphere, 6(1), 3–16.</w:t>
      </w:r>
    </w:p>
    <w:p w14:paraId="1DECD978" w14:textId="77777777" w:rsidR="00D4322B" w:rsidRDefault="00D4322B" w:rsidP="00FF420C"/>
    <w:p w14:paraId="3971EB0D" w14:textId="04AFACA9" w:rsidR="00B747FF" w:rsidRDefault="00FF420C" w:rsidP="00FF420C">
      <w:r>
        <w:t>Polyak VJ, WC McIntosh, N Guven, P Provencio (1998), Age and Origin of Carlsbad Cavern and Related Caves from 40Ar/39Ar of Alunite. Science 279, 1919-1922, doi:10.1126/science.279.5358.1919</w:t>
      </w:r>
    </w:p>
    <w:p w14:paraId="79F49FB5" w14:textId="77777777" w:rsidR="00D4322B" w:rsidRDefault="00D4322B" w:rsidP="00FF420C"/>
    <w:p w14:paraId="779F0F5C" w14:textId="35A59DB8" w:rsidR="00FF420C" w:rsidRDefault="00FF420C" w:rsidP="00FF420C">
      <w:r>
        <w:t>Berglund HT, AF Sheehan, MH Murray M Roy, AR Lowry, RS Nerem, F Blume (2012), Distributed deformation across the Rio Grande Rift, Great Plains, and Colorado Plateau, Geology, 40(1), 23-26, doi:10.1130/G32418.1</w:t>
      </w:r>
    </w:p>
    <w:p w14:paraId="53AAADF0" w14:textId="77777777" w:rsidR="00D4322B" w:rsidRDefault="00D4322B" w:rsidP="00FF420C"/>
    <w:p w14:paraId="1B169D1F" w14:textId="10E6B06D" w:rsidR="00FF420C" w:rsidRDefault="00FF420C" w:rsidP="00B747FF">
      <w:r w:rsidRPr="00FF420C">
        <w:t>Schoenbohm, L. M., Whipple, K. X., Burchfiel, B. C., &amp; Chen, L. (2004). Geomorphic constraints on surface uplift, exhumation, and plateau growth in the Red River region, Yunnan Province, China. Geological Society of America Bulletin, 116(7-8), 895-909.</w:t>
      </w:r>
    </w:p>
    <w:p w14:paraId="442674FF" w14:textId="77777777" w:rsidR="00D4322B" w:rsidRDefault="00D4322B" w:rsidP="00B747FF"/>
    <w:p w14:paraId="20A9455D" w14:textId="4470AB1E" w:rsidR="00B747FF" w:rsidRDefault="00FF420C" w:rsidP="00B747FF">
      <w:r w:rsidRPr="00FF420C">
        <w:t>Gallen, S. F., Wegmann, K. W., Frankel, K. L., Hughes, S., Lewis, R. Q., Lyons, N., ... &amp; Witt, A. C. (2011). Hillslope response to knickpoint migration in the Southern Appalachians: implications for the evolution of post‐orogenic landscapes. Earth Surface Processes and Landforms, 36(9), 1254-1267.</w:t>
      </w:r>
    </w:p>
    <w:p w14:paraId="6EFF2794" w14:textId="77777777" w:rsidR="00D4322B" w:rsidRDefault="00D4322B" w:rsidP="00B747FF"/>
    <w:p w14:paraId="7130E2DE" w14:textId="71CFCA9D" w:rsidR="00B747FF" w:rsidRDefault="00FF420C" w:rsidP="00B747FF">
      <w:r w:rsidRPr="00FF420C">
        <w:t>Prince, P. S., &amp; Spotila, J. A. (2013). Evidence of transient topographic disequilibrium in a landward passive margin river system: knickpoints and paleo‐landscapes of the New River basin, southern Appalachians. Earth Surface Processes and Landforms, 38(14), 1685-1699.</w:t>
      </w:r>
    </w:p>
    <w:p w14:paraId="441E4F04" w14:textId="77777777" w:rsidR="00D4322B" w:rsidRDefault="00D4322B" w:rsidP="00B747FF"/>
    <w:p w14:paraId="57FE6873" w14:textId="77777777" w:rsidR="00D4322B" w:rsidRDefault="00D4322B" w:rsidP="00D4322B">
      <w:r w:rsidRPr="00C876B8">
        <w:lastRenderedPageBreak/>
        <w:t>Neely, A. B., DiBiase, R. A., Corbett, L. B., Bierman, P. R., &amp; Caffee, M. W. (2019). Bedrock fracture density controls on hillslope erodibility in steep, rocky landscapes with patchy soil cover, southern California, USA. Earth and Planetary Science Letters, 522, 186-197.</w:t>
      </w:r>
    </w:p>
    <w:p w14:paraId="387F6242" w14:textId="77777777" w:rsidR="00D4322B" w:rsidRDefault="00D4322B" w:rsidP="00D4322B"/>
    <w:p w14:paraId="1BF0DD1F" w14:textId="77777777" w:rsidR="00D4322B" w:rsidRDefault="00D4322B" w:rsidP="00D4322B">
      <w:r w:rsidRPr="00C876B8">
        <w:t>Roering, J. J., Kirchner, J. W., &amp; Dietrich, W. E. (1999). Evidence for nonlinear, diffusive sediment transport on hillslopes and implications for landscape morphology. Water Resources Research, 35(3), 853-870.</w:t>
      </w:r>
    </w:p>
    <w:p w14:paraId="0CAC0B31" w14:textId="77777777" w:rsidR="00D4322B" w:rsidRDefault="00D4322B" w:rsidP="00D4322B"/>
    <w:p w14:paraId="10E47D69" w14:textId="61C2FF23" w:rsidR="00E86971" w:rsidRDefault="00D4322B" w:rsidP="00DB4704">
      <w:r>
        <w:t>Johnstone SA, GE Hilley (2015), Lithologic control on the form of soil-mantled hillslopes. Geology, 43(1), 83-86, doi:10.1130/G36052.1</w:t>
      </w:r>
    </w:p>
    <w:sectPr w:rsidR="00E86971" w:rsidSect="00FE1DB2">
      <w:footerReference w:type="default" r:id="rId17"/>
      <w:pgSz w:w="11907" w:h="13608"/>
      <w:pgMar w:top="567" w:right="936" w:bottom="1338" w:left="936" w:header="0" w:footer="737" w:gutter="0"/>
      <w:lnNumType w:countBy="1" w:distance="227"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Gasparini, Nicole M" w:date="2024-02-25T20:16:00Z" w:initials="GNM">
    <w:p w14:paraId="14459531" w14:textId="77777777" w:rsidR="00C840F0" w:rsidRDefault="00C840F0" w:rsidP="005E2A30">
      <w:pPr>
        <w:jc w:val="left"/>
      </w:pPr>
      <w:r>
        <w:rPr>
          <w:rStyle w:val="CommentReference"/>
        </w:rPr>
        <w:annotationRef/>
      </w:r>
      <w:r>
        <w:rPr>
          <w:color w:val="000000"/>
          <w:szCs w:val="20"/>
        </w:rPr>
        <w:t>Rather than uplift rate I think we should frame it as river downcutting/erosion rate. Because that is the thing that think varies, right?</w:t>
      </w:r>
    </w:p>
  </w:comment>
  <w:comment w:id="14" w:author="Gasparini, Nicole M" w:date="2024-02-25T20:17:00Z" w:initials="GNM">
    <w:p w14:paraId="7FFD8954" w14:textId="77777777" w:rsidR="00C840F0" w:rsidRDefault="00C840F0" w:rsidP="003B0732">
      <w:pPr>
        <w:jc w:val="left"/>
      </w:pPr>
      <w:r>
        <w:rPr>
          <w:rStyle w:val="CommentReference"/>
        </w:rPr>
        <w:annotationRef/>
      </w:r>
      <w:r>
        <w:rPr>
          <w:color w:val="000000"/>
          <w:szCs w:val="20"/>
        </w:rPr>
        <w:t>I’m not sure what you are trying to say here.</w:t>
      </w:r>
    </w:p>
  </w:comment>
  <w:comment w:id="17" w:author="Gasparini, Nicole M" w:date="2024-02-25T20:19:00Z" w:initials="GNM">
    <w:p w14:paraId="5178A045" w14:textId="77777777" w:rsidR="00C840F0" w:rsidRDefault="00C840F0" w:rsidP="00701DDF">
      <w:pPr>
        <w:jc w:val="left"/>
      </w:pPr>
      <w:r>
        <w:rPr>
          <w:rStyle w:val="CommentReference"/>
        </w:rPr>
        <w:annotationRef/>
      </w:r>
      <w:r>
        <w:rPr>
          <w:color w:val="000000"/>
          <w:szCs w:val="20"/>
        </w:rPr>
        <w:t>This is not the case for all the hill slopes. There is the one that is fully convex without a thick bed exposed at its base. I think the convexity is a combination of thin enough (not sure what thin enough is) and some slow rate of erosion. We don’t know those thresholds, but we could hypothesize that they exist.</w:t>
      </w:r>
    </w:p>
  </w:comment>
  <w:comment w:id="34" w:author="Gasparini, Nicole M" w:date="2024-02-25T20:28:00Z" w:initials="GNM">
    <w:p w14:paraId="2F868CC7" w14:textId="77777777" w:rsidR="00E979D0" w:rsidRDefault="00E979D0" w:rsidP="00AC6FAD">
      <w:pPr>
        <w:jc w:val="left"/>
      </w:pPr>
      <w:r>
        <w:rPr>
          <w:rStyle w:val="CommentReference"/>
        </w:rPr>
        <w:annotationRef/>
      </w:r>
      <w:r>
        <w:rPr>
          <w:color w:val="000000"/>
          <w:szCs w:val="20"/>
        </w:rPr>
        <w:t>could have better wording, but something like that.</w:t>
      </w:r>
    </w:p>
  </w:comment>
  <w:comment w:id="36" w:author="Gasparini, Nicole M" w:date="2024-02-25T20:29:00Z" w:initials="GNM">
    <w:p w14:paraId="07982269" w14:textId="77777777" w:rsidR="00E979D0" w:rsidRDefault="00E979D0" w:rsidP="009F3826">
      <w:pPr>
        <w:jc w:val="left"/>
      </w:pPr>
      <w:r>
        <w:rPr>
          <w:rStyle w:val="CommentReference"/>
        </w:rPr>
        <w:annotationRef/>
      </w:r>
      <w:r>
        <w:rPr>
          <w:color w:val="000000"/>
          <w:szCs w:val="20"/>
        </w:rPr>
        <w:t>or stop?</w:t>
      </w:r>
    </w:p>
  </w:comment>
  <w:comment w:id="39" w:author="Gasparini, Nicole M" w:date="2024-02-25T20:34:00Z" w:initials="GNM">
    <w:p w14:paraId="61C0006A" w14:textId="77777777" w:rsidR="006B3B9E" w:rsidRDefault="006B3B9E" w:rsidP="006C2B9D">
      <w:pPr>
        <w:jc w:val="left"/>
      </w:pPr>
      <w:r>
        <w:rPr>
          <w:rStyle w:val="CommentReference"/>
        </w:rPr>
        <w:annotationRef/>
      </w:r>
      <w:r>
        <w:rPr>
          <w:color w:val="000000"/>
          <w:szCs w:val="20"/>
        </w:rPr>
        <w:t>Since we haven’t explained relict, maybe we should just say something like “preserving the convex portion of the upper hillslope”. Another idea is that we could at the beginning of abstract lay out that we hypothesize that this landscape was at one time eroding at a slower rate, and that most hill slopes were convex. Then incision increased in the channels where they hit the main channel, setting off a wave of erosion that … Those words are bad, but maybe lay out the time evolution in the abstract. Is that too much? It’s just that now I feel like there are things unsaid that the reader has to interpret between the lines.</w:t>
      </w:r>
    </w:p>
  </w:comment>
  <w:comment w:id="40" w:author="Gasparini, Nicole M" w:date="2024-02-25T20:35:00Z" w:initials="GNM">
    <w:p w14:paraId="74F01865" w14:textId="77777777" w:rsidR="006B3B9E" w:rsidRDefault="006B3B9E" w:rsidP="00F46976">
      <w:pPr>
        <w:jc w:val="left"/>
      </w:pPr>
      <w:r>
        <w:rPr>
          <w:rStyle w:val="CommentReference"/>
        </w:rPr>
        <w:annotationRef/>
      </w:r>
      <w:r>
        <w:rPr>
          <w:color w:val="000000"/>
          <w:szCs w:val="20"/>
        </w:rPr>
        <w:t>Not sure what you are referring to.</w:t>
      </w:r>
    </w:p>
  </w:comment>
  <w:comment w:id="56" w:author="Gasparini, Nicole M" w:date="2024-02-25T20:41:00Z" w:initials="GNM">
    <w:p w14:paraId="47C3FAD5" w14:textId="77777777" w:rsidR="008E2CC0" w:rsidRDefault="008E2CC0" w:rsidP="00551EFE">
      <w:pPr>
        <w:jc w:val="left"/>
      </w:pPr>
      <w:r>
        <w:rPr>
          <w:rStyle w:val="CommentReference"/>
        </w:rPr>
        <w:annotationRef/>
      </w:r>
      <w:r>
        <w:rPr>
          <w:color w:val="000000"/>
          <w:szCs w:val="20"/>
        </w:rPr>
        <w:t>Do you mean climatic regimes? Here I think you will need to site some areas with references.</w:t>
      </w:r>
    </w:p>
  </w:comment>
  <w:comment w:id="62" w:author="Gasparini, Nicole M" w:date="2024-02-25T20:43:00Z" w:initials="GNM">
    <w:p w14:paraId="7E5BCC95" w14:textId="77777777" w:rsidR="008E2CC0" w:rsidRDefault="008E2CC0" w:rsidP="00E56416">
      <w:pPr>
        <w:jc w:val="left"/>
      </w:pPr>
      <w:r>
        <w:rPr>
          <w:rStyle w:val="CommentReference"/>
        </w:rPr>
        <w:annotationRef/>
      </w:r>
      <w:r>
        <w:rPr>
          <w:color w:val="000000"/>
          <w:szCs w:val="20"/>
        </w:rPr>
        <w:t>Are these about hillslope form? Should we try to stay specific to hill slopes?</w:t>
      </w:r>
    </w:p>
  </w:comment>
  <w:comment w:id="95" w:author="Gasparini, Nicole M" w:date="2024-02-25T20:58:00Z" w:initials="GNM">
    <w:p w14:paraId="7DB4E571" w14:textId="77777777" w:rsidR="00C8272D" w:rsidRDefault="00C8272D" w:rsidP="00BE1C10">
      <w:pPr>
        <w:jc w:val="left"/>
      </w:pPr>
      <w:r>
        <w:rPr>
          <w:rStyle w:val="CommentReference"/>
        </w:rPr>
        <w:annotationRef/>
      </w:r>
      <w:r>
        <w:rPr>
          <w:color w:val="000000"/>
          <w:szCs w:val="20"/>
        </w:rPr>
        <w:t>strength?</w:t>
      </w:r>
    </w:p>
  </w:comment>
  <w:comment w:id="96" w:author="Gasparini, Nicole M" w:date="2024-02-25T21:00:00Z" w:initials="GNM">
    <w:p w14:paraId="589136DC" w14:textId="77777777" w:rsidR="00C8272D" w:rsidRDefault="00C8272D" w:rsidP="00BF08BD">
      <w:pPr>
        <w:jc w:val="left"/>
      </w:pPr>
      <w:r>
        <w:rPr>
          <w:rStyle w:val="CommentReference"/>
        </w:rPr>
        <w:annotationRef/>
      </w:r>
      <w:r>
        <w:rPr>
          <w:color w:val="000000"/>
          <w:szCs w:val="20"/>
        </w:rPr>
        <w:t>should we be more specific and use hillslope instead of landscape?</w:t>
      </w:r>
    </w:p>
  </w:comment>
  <w:comment w:id="104" w:author="Gasparini, Nicole M" w:date="2024-02-25T21:02:00Z" w:initials="GNM">
    <w:p w14:paraId="64F14356" w14:textId="77777777" w:rsidR="00C8272D" w:rsidRDefault="00C8272D" w:rsidP="00B87C2E">
      <w:pPr>
        <w:jc w:val="left"/>
      </w:pPr>
      <w:r>
        <w:rPr>
          <w:rStyle w:val="CommentReference"/>
        </w:rPr>
        <w:annotationRef/>
      </w:r>
      <w:r>
        <w:rPr>
          <w:color w:val="000000"/>
          <w:szCs w:val="20"/>
        </w:rPr>
        <w:t>Not sure what you mean here. The relict landscape doesn’t propagate does it? I think the relict hill slopes are being eaten into, right?</w:t>
      </w:r>
    </w:p>
  </w:comment>
  <w:comment w:id="109" w:author="Gasparini, Nicole M" w:date="2024-02-25T21:03:00Z" w:initials="GNM">
    <w:p w14:paraId="19265B6A" w14:textId="77777777" w:rsidR="00C8272D" w:rsidRDefault="00C8272D" w:rsidP="003754A7">
      <w:pPr>
        <w:jc w:val="left"/>
      </w:pPr>
      <w:r>
        <w:rPr>
          <w:rStyle w:val="CommentReference"/>
        </w:rPr>
        <w:annotationRef/>
      </w:r>
      <w:r>
        <w:rPr>
          <w:color w:val="000000"/>
          <w:szCs w:val="20"/>
        </w:rPr>
        <w:t>??? Do you mean a past, low erosion rate?</w:t>
      </w:r>
    </w:p>
  </w:comment>
  <w:comment w:id="110" w:author="Gasparini, Nicole M" w:date="2024-02-25T21:04:00Z" w:initials="GNM">
    <w:p w14:paraId="0C414470" w14:textId="77777777" w:rsidR="001F6FAD" w:rsidRDefault="001F6FAD" w:rsidP="00214C9B">
      <w:pPr>
        <w:jc w:val="left"/>
      </w:pPr>
      <w:r>
        <w:rPr>
          <w:rStyle w:val="CommentReference"/>
        </w:rPr>
        <w:annotationRef/>
      </w:r>
      <w:r>
        <w:rPr>
          <w:color w:val="000000"/>
          <w:szCs w:val="20"/>
        </w:rPr>
        <w:t>I don’t know that this is necessary for convex hill slopes? Wouldn’t they still be convex without the thicker units?</w:t>
      </w:r>
    </w:p>
  </w:comment>
  <w:comment w:id="121" w:author="Gasparini, Nicole M" w:date="2024-02-25T21:06:00Z" w:initials="GNM">
    <w:p w14:paraId="089FE25C" w14:textId="77777777" w:rsidR="00EA4D20" w:rsidRDefault="00EA4D20" w:rsidP="000277FD">
      <w:pPr>
        <w:jc w:val="left"/>
      </w:pPr>
      <w:r>
        <w:rPr>
          <w:rStyle w:val="CommentReference"/>
        </w:rPr>
        <w:annotationRef/>
      </w:r>
      <w:r>
        <w:rPr>
          <w:color w:val="000000"/>
          <w:szCs w:val="20"/>
        </w:rPr>
        <w:t>??? Isn’t the very upper parts of the landscape a plateau?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459531" w15:done="0"/>
  <w15:commentEx w15:paraId="7FFD8954" w15:done="0"/>
  <w15:commentEx w15:paraId="5178A045" w15:done="0"/>
  <w15:commentEx w15:paraId="2F868CC7" w15:done="0"/>
  <w15:commentEx w15:paraId="07982269" w15:done="0"/>
  <w15:commentEx w15:paraId="61C0006A" w15:done="0"/>
  <w15:commentEx w15:paraId="74F01865" w15:done="0"/>
  <w15:commentEx w15:paraId="47C3FAD5" w15:done="0"/>
  <w15:commentEx w15:paraId="7E5BCC95" w15:done="0"/>
  <w15:commentEx w15:paraId="7DB4E571" w15:done="0"/>
  <w15:commentEx w15:paraId="589136DC" w15:done="0"/>
  <w15:commentEx w15:paraId="64F14356" w15:done="0"/>
  <w15:commentEx w15:paraId="19265B6A" w15:done="0"/>
  <w15:commentEx w15:paraId="0C414470" w15:done="0"/>
  <w15:commentEx w15:paraId="089FE2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1F1DBD6" w16cex:dateUtc="2024-02-26T02:16:00Z"/>
  <w16cex:commentExtensible w16cex:durableId="62CF934E" w16cex:dateUtc="2024-02-26T02:17:00Z"/>
  <w16cex:commentExtensible w16cex:durableId="66A1354F" w16cex:dateUtc="2024-02-26T02:19:00Z"/>
  <w16cex:commentExtensible w16cex:durableId="08032B81" w16cex:dateUtc="2024-02-26T02:28:00Z"/>
  <w16cex:commentExtensible w16cex:durableId="3F00555A" w16cex:dateUtc="2024-02-26T02:29:00Z"/>
  <w16cex:commentExtensible w16cex:durableId="0F546747" w16cex:dateUtc="2024-02-26T02:34:00Z"/>
  <w16cex:commentExtensible w16cex:durableId="04ECC9CC" w16cex:dateUtc="2024-02-26T02:35:00Z"/>
  <w16cex:commentExtensible w16cex:durableId="67840517" w16cex:dateUtc="2024-02-26T02:41:00Z"/>
  <w16cex:commentExtensible w16cex:durableId="4026DDB0" w16cex:dateUtc="2024-02-26T02:43:00Z"/>
  <w16cex:commentExtensible w16cex:durableId="44BF6AA4" w16cex:dateUtc="2024-02-26T02:58:00Z"/>
  <w16cex:commentExtensible w16cex:durableId="2D2E2332" w16cex:dateUtc="2024-02-26T03:00:00Z"/>
  <w16cex:commentExtensible w16cex:durableId="0EAE0637" w16cex:dateUtc="2024-02-26T03:02:00Z"/>
  <w16cex:commentExtensible w16cex:durableId="4857C1C0" w16cex:dateUtc="2024-02-26T03:03:00Z"/>
  <w16cex:commentExtensible w16cex:durableId="2BD9AD56" w16cex:dateUtc="2024-02-26T03:04:00Z"/>
  <w16cex:commentExtensible w16cex:durableId="1E8E776F" w16cex:dateUtc="2024-02-26T0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459531" w16cid:durableId="71F1DBD6"/>
  <w16cid:commentId w16cid:paraId="7FFD8954" w16cid:durableId="62CF934E"/>
  <w16cid:commentId w16cid:paraId="5178A045" w16cid:durableId="66A1354F"/>
  <w16cid:commentId w16cid:paraId="2F868CC7" w16cid:durableId="08032B81"/>
  <w16cid:commentId w16cid:paraId="07982269" w16cid:durableId="3F00555A"/>
  <w16cid:commentId w16cid:paraId="61C0006A" w16cid:durableId="0F546747"/>
  <w16cid:commentId w16cid:paraId="74F01865" w16cid:durableId="04ECC9CC"/>
  <w16cid:commentId w16cid:paraId="47C3FAD5" w16cid:durableId="67840517"/>
  <w16cid:commentId w16cid:paraId="7E5BCC95" w16cid:durableId="4026DDB0"/>
  <w16cid:commentId w16cid:paraId="7DB4E571" w16cid:durableId="44BF6AA4"/>
  <w16cid:commentId w16cid:paraId="589136DC" w16cid:durableId="2D2E2332"/>
  <w16cid:commentId w16cid:paraId="64F14356" w16cid:durableId="0EAE0637"/>
  <w16cid:commentId w16cid:paraId="19265B6A" w16cid:durableId="4857C1C0"/>
  <w16cid:commentId w16cid:paraId="0C414470" w16cid:durableId="2BD9AD56"/>
  <w16cid:commentId w16cid:paraId="089FE25C" w16cid:durableId="1E8E77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F921F" w14:textId="77777777" w:rsidR="00FE1DB2" w:rsidRDefault="00FE1DB2" w:rsidP="006D0C96">
      <w:pPr>
        <w:spacing w:line="240" w:lineRule="auto"/>
      </w:pPr>
      <w:r>
        <w:separator/>
      </w:r>
    </w:p>
  </w:endnote>
  <w:endnote w:type="continuationSeparator" w:id="0">
    <w:p w14:paraId="5EBE02C9" w14:textId="77777777" w:rsidR="00FE1DB2" w:rsidRDefault="00FE1DB2"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D65A8" w14:textId="77777777" w:rsidR="00FE1DB2" w:rsidRDefault="00FE1DB2" w:rsidP="006D0C96">
      <w:pPr>
        <w:spacing w:line="240" w:lineRule="auto"/>
      </w:pPr>
      <w:r>
        <w:separator/>
      </w:r>
    </w:p>
  </w:footnote>
  <w:footnote w:type="continuationSeparator" w:id="0">
    <w:p w14:paraId="4EF1FC45" w14:textId="77777777" w:rsidR="00FE1DB2" w:rsidRDefault="00FE1DB2"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4pt;height:9pt;visibility:visible"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1602"/>
    <w:multiLevelType w:val="hybridMultilevel"/>
    <w:tmpl w:val="E38AA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F0068B"/>
    <w:multiLevelType w:val="hybridMultilevel"/>
    <w:tmpl w:val="690ECE96"/>
    <w:lvl w:ilvl="0" w:tplc="E0A26A88">
      <w:start w:val="1"/>
      <w:numFmt w:val="decimal"/>
      <w:lvlText w:val="%1)"/>
      <w:lvlJc w:val="left"/>
      <w:pPr>
        <w:ind w:left="1020" w:hanging="360"/>
      </w:pPr>
    </w:lvl>
    <w:lvl w:ilvl="1" w:tplc="4FBE8144">
      <w:start w:val="1"/>
      <w:numFmt w:val="decimal"/>
      <w:lvlText w:val="%2)"/>
      <w:lvlJc w:val="left"/>
      <w:pPr>
        <w:ind w:left="1020" w:hanging="360"/>
      </w:pPr>
    </w:lvl>
    <w:lvl w:ilvl="2" w:tplc="94920972">
      <w:start w:val="1"/>
      <w:numFmt w:val="decimal"/>
      <w:lvlText w:val="%3)"/>
      <w:lvlJc w:val="left"/>
      <w:pPr>
        <w:ind w:left="1020" w:hanging="360"/>
      </w:pPr>
    </w:lvl>
    <w:lvl w:ilvl="3" w:tplc="DBD055E8">
      <w:start w:val="1"/>
      <w:numFmt w:val="decimal"/>
      <w:lvlText w:val="%4)"/>
      <w:lvlJc w:val="left"/>
      <w:pPr>
        <w:ind w:left="1020" w:hanging="360"/>
      </w:pPr>
    </w:lvl>
    <w:lvl w:ilvl="4" w:tplc="10829DB6">
      <w:start w:val="1"/>
      <w:numFmt w:val="decimal"/>
      <w:lvlText w:val="%5)"/>
      <w:lvlJc w:val="left"/>
      <w:pPr>
        <w:ind w:left="1020" w:hanging="360"/>
      </w:pPr>
    </w:lvl>
    <w:lvl w:ilvl="5" w:tplc="E1BEE80C">
      <w:start w:val="1"/>
      <w:numFmt w:val="decimal"/>
      <w:lvlText w:val="%6)"/>
      <w:lvlJc w:val="left"/>
      <w:pPr>
        <w:ind w:left="1020" w:hanging="360"/>
      </w:pPr>
    </w:lvl>
    <w:lvl w:ilvl="6" w:tplc="C62ADFEC">
      <w:start w:val="1"/>
      <w:numFmt w:val="decimal"/>
      <w:lvlText w:val="%7)"/>
      <w:lvlJc w:val="left"/>
      <w:pPr>
        <w:ind w:left="1020" w:hanging="360"/>
      </w:pPr>
    </w:lvl>
    <w:lvl w:ilvl="7" w:tplc="F0AC9BEC">
      <w:start w:val="1"/>
      <w:numFmt w:val="decimal"/>
      <w:lvlText w:val="%8)"/>
      <w:lvlJc w:val="left"/>
      <w:pPr>
        <w:ind w:left="1020" w:hanging="360"/>
      </w:pPr>
    </w:lvl>
    <w:lvl w:ilvl="8" w:tplc="56F66BAC">
      <w:start w:val="1"/>
      <w:numFmt w:val="decimal"/>
      <w:lvlText w:val="%9)"/>
      <w:lvlJc w:val="left"/>
      <w:pPr>
        <w:ind w:left="1020" w:hanging="360"/>
      </w:pPr>
    </w:lvl>
  </w:abstractNum>
  <w:abstractNum w:abstractNumId="4" w15:restartNumberingAfterBreak="0">
    <w:nsid w:val="17293545"/>
    <w:multiLevelType w:val="hybridMultilevel"/>
    <w:tmpl w:val="2AB48E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45BF0"/>
    <w:multiLevelType w:val="hybridMultilevel"/>
    <w:tmpl w:val="A348A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206C72"/>
    <w:multiLevelType w:val="hybridMultilevel"/>
    <w:tmpl w:val="28DABD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D333B4C"/>
    <w:multiLevelType w:val="hybridMultilevel"/>
    <w:tmpl w:val="CA06E2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2284A"/>
    <w:multiLevelType w:val="hybridMultilevel"/>
    <w:tmpl w:val="8E526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6"/>
  </w:num>
  <w:num w:numId="2" w16cid:durableId="1476216129">
    <w:abstractNumId w:val="6"/>
  </w:num>
  <w:num w:numId="3" w16cid:durableId="982927824">
    <w:abstractNumId w:val="2"/>
  </w:num>
  <w:num w:numId="4" w16cid:durableId="490634219">
    <w:abstractNumId w:val="7"/>
  </w:num>
  <w:num w:numId="5" w16cid:durableId="1619406248">
    <w:abstractNumId w:val="9"/>
  </w:num>
  <w:num w:numId="6" w16cid:durableId="1040131382">
    <w:abstractNumId w:val="11"/>
  </w:num>
  <w:num w:numId="7" w16cid:durableId="1049959524">
    <w:abstractNumId w:val="0"/>
  </w:num>
  <w:num w:numId="8" w16cid:durableId="1383669946">
    <w:abstractNumId w:val="12"/>
  </w:num>
  <w:num w:numId="9" w16cid:durableId="427309013">
    <w:abstractNumId w:val="5"/>
  </w:num>
  <w:num w:numId="10" w16cid:durableId="1068965876">
    <w:abstractNumId w:val="1"/>
  </w:num>
  <w:num w:numId="11" w16cid:durableId="1496611204">
    <w:abstractNumId w:val="4"/>
  </w:num>
  <w:num w:numId="12" w16cid:durableId="1814984791">
    <w:abstractNumId w:val="10"/>
  </w:num>
  <w:num w:numId="13" w16cid:durableId="240801174">
    <w:abstractNumId w:val="8"/>
  </w:num>
  <w:num w:numId="14" w16cid:durableId="22800494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sparini, Nicole M">
    <w15:presenceInfo w15:providerId="AD" w15:userId="S::ngaspari@tulane.edu::56732d10-cf79-4994-b07c-11763507b3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038B9"/>
    <w:rsid w:val="00010414"/>
    <w:rsid w:val="00023A2F"/>
    <w:rsid w:val="00030C94"/>
    <w:rsid w:val="00032D35"/>
    <w:rsid w:val="000345B2"/>
    <w:rsid w:val="00035806"/>
    <w:rsid w:val="000365E9"/>
    <w:rsid w:val="00037E2B"/>
    <w:rsid w:val="00040E90"/>
    <w:rsid w:val="00041A84"/>
    <w:rsid w:val="00045C34"/>
    <w:rsid w:val="0005000D"/>
    <w:rsid w:val="00053E5F"/>
    <w:rsid w:val="00054E02"/>
    <w:rsid w:val="0005690A"/>
    <w:rsid w:val="00060F4F"/>
    <w:rsid w:val="00064038"/>
    <w:rsid w:val="00064CF7"/>
    <w:rsid w:val="00066A01"/>
    <w:rsid w:val="00075F28"/>
    <w:rsid w:val="00085EC3"/>
    <w:rsid w:val="00090416"/>
    <w:rsid w:val="000918BD"/>
    <w:rsid w:val="0009221F"/>
    <w:rsid w:val="00097C3A"/>
    <w:rsid w:val="000A00A2"/>
    <w:rsid w:val="000A107D"/>
    <w:rsid w:val="000A1B66"/>
    <w:rsid w:val="000A422C"/>
    <w:rsid w:val="000A6095"/>
    <w:rsid w:val="000B218E"/>
    <w:rsid w:val="000C3208"/>
    <w:rsid w:val="000C3A9F"/>
    <w:rsid w:val="000C49BA"/>
    <w:rsid w:val="000D40E3"/>
    <w:rsid w:val="000D6CAB"/>
    <w:rsid w:val="000D7C9F"/>
    <w:rsid w:val="000E2F79"/>
    <w:rsid w:val="000E381B"/>
    <w:rsid w:val="000E6D8F"/>
    <w:rsid w:val="00102AFF"/>
    <w:rsid w:val="00103A4E"/>
    <w:rsid w:val="00105809"/>
    <w:rsid w:val="001165C6"/>
    <w:rsid w:val="00117716"/>
    <w:rsid w:val="00120FA7"/>
    <w:rsid w:val="00124B8D"/>
    <w:rsid w:val="00126637"/>
    <w:rsid w:val="00126641"/>
    <w:rsid w:val="00126BB2"/>
    <w:rsid w:val="00126BF8"/>
    <w:rsid w:val="0013640E"/>
    <w:rsid w:val="00136963"/>
    <w:rsid w:val="00145D50"/>
    <w:rsid w:val="00147085"/>
    <w:rsid w:val="00147297"/>
    <w:rsid w:val="0014795C"/>
    <w:rsid w:val="00147E14"/>
    <w:rsid w:val="00147E23"/>
    <w:rsid w:val="001503EE"/>
    <w:rsid w:val="001567E9"/>
    <w:rsid w:val="00157801"/>
    <w:rsid w:val="0016042B"/>
    <w:rsid w:val="00166E25"/>
    <w:rsid w:val="00167254"/>
    <w:rsid w:val="00172FFD"/>
    <w:rsid w:val="0017527D"/>
    <w:rsid w:val="001759A0"/>
    <w:rsid w:val="00176E4A"/>
    <w:rsid w:val="00180528"/>
    <w:rsid w:val="00182D17"/>
    <w:rsid w:val="001920E2"/>
    <w:rsid w:val="001924B3"/>
    <w:rsid w:val="00192F40"/>
    <w:rsid w:val="001946C5"/>
    <w:rsid w:val="001A159E"/>
    <w:rsid w:val="001A32FA"/>
    <w:rsid w:val="001A53D4"/>
    <w:rsid w:val="001A5598"/>
    <w:rsid w:val="001B2A9D"/>
    <w:rsid w:val="001B3A06"/>
    <w:rsid w:val="001B54DD"/>
    <w:rsid w:val="001C5EB9"/>
    <w:rsid w:val="001D0064"/>
    <w:rsid w:val="001D0130"/>
    <w:rsid w:val="001D4409"/>
    <w:rsid w:val="001E1B68"/>
    <w:rsid w:val="001E1C2D"/>
    <w:rsid w:val="001F14A5"/>
    <w:rsid w:val="001F6FAD"/>
    <w:rsid w:val="00201CD0"/>
    <w:rsid w:val="00201DDB"/>
    <w:rsid w:val="00202DCC"/>
    <w:rsid w:val="00203F92"/>
    <w:rsid w:val="00217E5F"/>
    <w:rsid w:val="002248CA"/>
    <w:rsid w:val="00225128"/>
    <w:rsid w:val="00225409"/>
    <w:rsid w:val="0022724F"/>
    <w:rsid w:val="0023354A"/>
    <w:rsid w:val="00236A74"/>
    <w:rsid w:val="0023715C"/>
    <w:rsid w:val="00240A53"/>
    <w:rsid w:val="00242AE4"/>
    <w:rsid w:val="00245F25"/>
    <w:rsid w:val="00246CE8"/>
    <w:rsid w:val="002519DE"/>
    <w:rsid w:val="00261443"/>
    <w:rsid w:val="0026561E"/>
    <w:rsid w:val="002658A8"/>
    <w:rsid w:val="00265D84"/>
    <w:rsid w:val="002916B3"/>
    <w:rsid w:val="00296762"/>
    <w:rsid w:val="002A7BE3"/>
    <w:rsid w:val="002B4E31"/>
    <w:rsid w:val="002B5D9D"/>
    <w:rsid w:val="002C12D5"/>
    <w:rsid w:val="002D013F"/>
    <w:rsid w:val="002D37DF"/>
    <w:rsid w:val="002D4683"/>
    <w:rsid w:val="002D68D1"/>
    <w:rsid w:val="002D7ECA"/>
    <w:rsid w:val="002E0237"/>
    <w:rsid w:val="002E142A"/>
    <w:rsid w:val="002F3F96"/>
    <w:rsid w:val="002F5CF1"/>
    <w:rsid w:val="002F7EAF"/>
    <w:rsid w:val="003102F7"/>
    <w:rsid w:val="003118C8"/>
    <w:rsid w:val="00313918"/>
    <w:rsid w:val="00313AA9"/>
    <w:rsid w:val="00325B60"/>
    <w:rsid w:val="00327B2B"/>
    <w:rsid w:val="00334C70"/>
    <w:rsid w:val="00337CC5"/>
    <w:rsid w:val="00343A9A"/>
    <w:rsid w:val="003468A1"/>
    <w:rsid w:val="00350AEC"/>
    <w:rsid w:val="003513D2"/>
    <w:rsid w:val="0035246C"/>
    <w:rsid w:val="00354545"/>
    <w:rsid w:val="00355F3F"/>
    <w:rsid w:val="00360E7F"/>
    <w:rsid w:val="00361490"/>
    <w:rsid w:val="003700FA"/>
    <w:rsid w:val="00370A54"/>
    <w:rsid w:val="003742E5"/>
    <w:rsid w:val="003812C1"/>
    <w:rsid w:val="00381706"/>
    <w:rsid w:val="00382A46"/>
    <w:rsid w:val="00392A10"/>
    <w:rsid w:val="003931DF"/>
    <w:rsid w:val="0039561C"/>
    <w:rsid w:val="00395D3F"/>
    <w:rsid w:val="00396358"/>
    <w:rsid w:val="003A4FB4"/>
    <w:rsid w:val="003A7F4B"/>
    <w:rsid w:val="003B1801"/>
    <w:rsid w:val="003B184A"/>
    <w:rsid w:val="003B252C"/>
    <w:rsid w:val="003B7D37"/>
    <w:rsid w:val="003D3E81"/>
    <w:rsid w:val="003D5288"/>
    <w:rsid w:val="003E48E5"/>
    <w:rsid w:val="003E4CB7"/>
    <w:rsid w:val="003E63B3"/>
    <w:rsid w:val="003F26E1"/>
    <w:rsid w:val="003F47BD"/>
    <w:rsid w:val="003F7DA7"/>
    <w:rsid w:val="0040067D"/>
    <w:rsid w:val="004020D1"/>
    <w:rsid w:val="00402E32"/>
    <w:rsid w:val="00406D09"/>
    <w:rsid w:val="004072D2"/>
    <w:rsid w:val="00410012"/>
    <w:rsid w:val="0041312D"/>
    <w:rsid w:val="004149EE"/>
    <w:rsid w:val="00422ED9"/>
    <w:rsid w:val="00426F5A"/>
    <w:rsid w:val="0042714C"/>
    <w:rsid w:val="00430238"/>
    <w:rsid w:val="00436828"/>
    <w:rsid w:val="00447BB7"/>
    <w:rsid w:val="00450DB9"/>
    <w:rsid w:val="00455F4B"/>
    <w:rsid w:val="004629AB"/>
    <w:rsid w:val="00462A3E"/>
    <w:rsid w:val="00463568"/>
    <w:rsid w:val="00467FD0"/>
    <w:rsid w:val="00474757"/>
    <w:rsid w:val="004748F4"/>
    <w:rsid w:val="004904A4"/>
    <w:rsid w:val="0049656E"/>
    <w:rsid w:val="00496EFA"/>
    <w:rsid w:val="004A5405"/>
    <w:rsid w:val="004A6C89"/>
    <w:rsid w:val="004A6F49"/>
    <w:rsid w:val="004A7666"/>
    <w:rsid w:val="004B1C96"/>
    <w:rsid w:val="004B427F"/>
    <w:rsid w:val="004C07CD"/>
    <w:rsid w:val="004C2715"/>
    <w:rsid w:val="004D0F1A"/>
    <w:rsid w:val="004D4C8C"/>
    <w:rsid w:val="004D5584"/>
    <w:rsid w:val="004D5E20"/>
    <w:rsid w:val="004D61A8"/>
    <w:rsid w:val="004D7E46"/>
    <w:rsid w:val="005045D0"/>
    <w:rsid w:val="005073B8"/>
    <w:rsid w:val="005161F1"/>
    <w:rsid w:val="0053245A"/>
    <w:rsid w:val="00532734"/>
    <w:rsid w:val="00532B62"/>
    <w:rsid w:val="0054153F"/>
    <w:rsid w:val="0054156C"/>
    <w:rsid w:val="00542A82"/>
    <w:rsid w:val="00544ACD"/>
    <w:rsid w:val="00546A4B"/>
    <w:rsid w:val="0055217B"/>
    <w:rsid w:val="0055228D"/>
    <w:rsid w:val="00556E6A"/>
    <w:rsid w:val="00564213"/>
    <w:rsid w:val="00565E1B"/>
    <w:rsid w:val="00573BB3"/>
    <w:rsid w:val="005840FB"/>
    <w:rsid w:val="0059321D"/>
    <w:rsid w:val="005A1A8B"/>
    <w:rsid w:val="005A48BA"/>
    <w:rsid w:val="005A4F32"/>
    <w:rsid w:val="005A7CD6"/>
    <w:rsid w:val="005C65AB"/>
    <w:rsid w:val="005D4E32"/>
    <w:rsid w:val="005D5D99"/>
    <w:rsid w:val="005E2BD3"/>
    <w:rsid w:val="005E3F53"/>
    <w:rsid w:val="005E466B"/>
    <w:rsid w:val="005E6352"/>
    <w:rsid w:val="005F2B98"/>
    <w:rsid w:val="005F6831"/>
    <w:rsid w:val="00600BEF"/>
    <w:rsid w:val="00602DBC"/>
    <w:rsid w:val="00617069"/>
    <w:rsid w:val="0062467F"/>
    <w:rsid w:val="006326D7"/>
    <w:rsid w:val="006335B9"/>
    <w:rsid w:val="006459B2"/>
    <w:rsid w:val="00647CA8"/>
    <w:rsid w:val="00652E52"/>
    <w:rsid w:val="0065756E"/>
    <w:rsid w:val="006611B8"/>
    <w:rsid w:val="0066229E"/>
    <w:rsid w:val="006625FD"/>
    <w:rsid w:val="006651D8"/>
    <w:rsid w:val="00670F05"/>
    <w:rsid w:val="0067181B"/>
    <w:rsid w:val="00671A92"/>
    <w:rsid w:val="006732CC"/>
    <w:rsid w:val="006774CC"/>
    <w:rsid w:val="006815DA"/>
    <w:rsid w:val="00686CDC"/>
    <w:rsid w:val="00690219"/>
    <w:rsid w:val="0069047D"/>
    <w:rsid w:val="00690D17"/>
    <w:rsid w:val="00695204"/>
    <w:rsid w:val="0069540F"/>
    <w:rsid w:val="00695BE8"/>
    <w:rsid w:val="006A05D6"/>
    <w:rsid w:val="006A0EAA"/>
    <w:rsid w:val="006A1932"/>
    <w:rsid w:val="006A7D82"/>
    <w:rsid w:val="006B05F9"/>
    <w:rsid w:val="006B06EF"/>
    <w:rsid w:val="006B3B9E"/>
    <w:rsid w:val="006C3380"/>
    <w:rsid w:val="006C44C5"/>
    <w:rsid w:val="006C55B9"/>
    <w:rsid w:val="006C60C5"/>
    <w:rsid w:val="006C6512"/>
    <w:rsid w:val="006C675F"/>
    <w:rsid w:val="006D02E1"/>
    <w:rsid w:val="006D0C96"/>
    <w:rsid w:val="006D4E7D"/>
    <w:rsid w:val="006D68AD"/>
    <w:rsid w:val="006E1876"/>
    <w:rsid w:val="006E70F0"/>
    <w:rsid w:val="00701A55"/>
    <w:rsid w:val="007039F6"/>
    <w:rsid w:val="0070458C"/>
    <w:rsid w:val="0070511A"/>
    <w:rsid w:val="0070537F"/>
    <w:rsid w:val="007074FD"/>
    <w:rsid w:val="00712F42"/>
    <w:rsid w:val="00717F8F"/>
    <w:rsid w:val="00717FC3"/>
    <w:rsid w:val="007316D6"/>
    <w:rsid w:val="00733286"/>
    <w:rsid w:val="00733CBB"/>
    <w:rsid w:val="007372C8"/>
    <w:rsid w:val="00737E28"/>
    <w:rsid w:val="00740E5A"/>
    <w:rsid w:val="00745950"/>
    <w:rsid w:val="00751A44"/>
    <w:rsid w:val="00752EA4"/>
    <w:rsid w:val="00753AA6"/>
    <w:rsid w:val="00755433"/>
    <w:rsid w:val="00755DF1"/>
    <w:rsid w:val="00761776"/>
    <w:rsid w:val="007653E7"/>
    <w:rsid w:val="007661F8"/>
    <w:rsid w:val="00772BA9"/>
    <w:rsid w:val="00774FD8"/>
    <w:rsid w:val="00781899"/>
    <w:rsid w:val="00787298"/>
    <w:rsid w:val="007906E6"/>
    <w:rsid w:val="00792190"/>
    <w:rsid w:val="00796A7F"/>
    <w:rsid w:val="007A6B5D"/>
    <w:rsid w:val="007B4CA8"/>
    <w:rsid w:val="007B5E09"/>
    <w:rsid w:val="007B6E1F"/>
    <w:rsid w:val="007C2E3C"/>
    <w:rsid w:val="007C588B"/>
    <w:rsid w:val="007D0394"/>
    <w:rsid w:val="007D1D83"/>
    <w:rsid w:val="007D286E"/>
    <w:rsid w:val="007D7DA8"/>
    <w:rsid w:val="007E144F"/>
    <w:rsid w:val="007E1F0F"/>
    <w:rsid w:val="007E2D4E"/>
    <w:rsid w:val="007E6870"/>
    <w:rsid w:val="007F4058"/>
    <w:rsid w:val="007F7AC8"/>
    <w:rsid w:val="00802E30"/>
    <w:rsid w:val="00805D51"/>
    <w:rsid w:val="00806850"/>
    <w:rsid w:val="00816398"/>
    <w:rsid w:val="00820678"/>
    <w:rsid w:val="00821492"/>
    <w:rsid w:val="00822466"/>
    <w:rsid w:val="008309BA"/>
    <w:rsid w:val="0083457E"/>
    <w:rsid w:val="00842BAF"/>
    <w:rsid w:val="00844E21"/>
    <w:rsid w:val="008453E3"/>
    <w:rsid w:val="00845BC0"/>
    <w:rsid w:val="00854E72"/>
    <w:rsid w:val="00855006"/>
    <w:rsid w:val="00855D05"/>
    <w:rsid w:val="008719F7"/>
    <w:rsid w:val="00873F9C"/>
    <w:rsid w:val="008803FD"/>
    <w:rsid w:val="00882079"/>
    <w:rsid w:val="00885EBE"/>
    <w:rsid w:val="00894948"/>
    <w:rsid w:val="008A6B3F"/>
    <w:rsid w:val="008A793A"/>
    <w:rsid w:val="008B4EF9"/>
    <w:rsid w:val="008B6507"/>
    <w:rsid w:val="008B719F"/>
    <w:rsid w:val="008B79B7"/>
    <w:rsid w:val="008C0267"/>
    <w:rsid w:val="008C2514"/>
    <w:rsid w:val="008C3548"/>
    <w:rsid w:val="008C3D3D"/>
    <w:rsid w:val="008C43E1"/>
    <w:rsid w:val="008C4564"/>
    <w:rsid w:val="008D4E49"/>
    <w:rsid w:val="008D564B"/>
    <w:rsid w:val="008E213F"/>
    <w:rsid w:val="008E2CC0"/>
    <w:rsid w:val="008E3110"/>
    <w:rsid w:val="0090175A"/>
    <w:rsid w:val="009043E0"/>
    <w:rsid w:val="00910797"/>
    <w:rsid w:val="00912568"/>
    <w:rsid w:val="00913BD1"/>
    <w:rsid w:val="00914A81"/>
    <w:rsid w:val="009150E4"/>
    <w:rsid w:val="0091791F"/>
    <w:rsid w:val="00923F8F"/>
    <w:rsid w:val="00925521"/>
    <w:rsid w:val="0092583A"/>
    <w:rsid w:val="009278E9"/>
    <w:rsid w:val="00931CE5"/>
    <w:rsid w:val="00932F15"/>
    <w:rsid w:val="00933E82"/>
    <w:rsid w:val="009365DD"/>
    <w:rsid w:val="00936EC5"/>
    <w:rsid w:val="009404CD"/>
    <w:rsid w:val="00942513"/>
    <w:rsid w:val="009430AE"/>
    <w:rsid w:val="00943440"/>
    <w:rsid w:val="00951689"/>
    <w:rsid w:val="00953757"/>
    <w:rsid w:val="00956740"/>
    <w:rsid w:val="00963859"/>
    <w:rsid w:val="009644C4"/>
    <w:rsid w:val="00966A1D"/>
    <w:rsid w:val="00967D50"/>
    <w:rsid w:val="009766CE"/>
    <w:rsid w:val="009772B6"/>
    <w:rsid w:val="009838FA"/>
    <w:rsid w:val="009965A8"/>
    <w:rsid w:val="009A7040"/>
    <w:rsid w:val="009B166A"/>
    <w:rsid w:val="009B1E31"/>
    <w:rsid w:val="009B25DE"/>
    <w:rsid w:val="009B58DD"/>
    <w:rsid w:val="009C1C89"/>
    <w:rsid w:val="009C419D"/>
    <w:rsid w:val="009C5A06"/>
    <w:rsid w:val="009C6006"/>
    <w:rsid w:val="009C7AFE"/>
    <w:rsid w:val="009C7ECE"/>
    <w:rsid w:val="009D0F97"/>
    <w:rsid w:val="009D38E2"/>
    <w:rsid w:val="009D734E"/>
    <w:rsid w:val="009E2DCE"/>
    <w:rsid w:val="009E4633"/>
    <w:rsid w:val="009F0557"/>
    <w:rsid w:val="009F1192"/>
    <w:rsid w:val="009F1B4C"/>
    <w:rsid w:val="009F2C0A"/>
    <w:rsid w:val="009F3911"/>
    <w:rsid w:val="009F3EF4"/>
    <w:rsid w:val="00A012DC"/>
    <w:rsid w:val="00A015AD"/>
    <w:rsid w:val="00A0177B"/>
    <w:rsid w:val="00A04624"/>
    <w:rsid w:val="00A051D1"/>
    <w:rsid w:val="00A05343"/>
    <w:rsid w:val="00A124AC"/>
    <w:rsid w:val="00A17EED"/>
    <w:rsid w:val="00A24CDB"/>
    <w:rsid w:val="00A33FBE"/>
    <w:rsid w:val="00A341A2"/>
    <w:rsid w:val="00A34D26"/>
    <w:rsid w:val="00A422C7"/>
    <w:rsid w:val="00A4355E"/>
    <w:rsid w:val="00A43B4D"/>
    <w:rsid w:val="00A44DE9"/>
    <w:rsid w:val="00A46C6A"/>
    <w:rsid w:val="00A47B90"/>
    <w:rsid w:val="00A5474B"/>
    <w:rsid w:val="00A57661"/>
    <w:rsid w:val="00A61CE2"/>
    <w:rsid w:val="00A62A2C"/>
    <w:rsid w:val="00A714BC"/>
    <w:rsid w:val="00A726A5"/>
    <w:rsid w:val="00A74C31"/>
    <w:rsid w:val="00A77CF6"/>
    <w:rsid w:val="00A85E8C"/>
    <w:rsid w:val="00A86A05"/>
    <w:rsid w:val="00AA02A5"/>
    <w:rsid w:val="00AB03A6"/>
    <w:rsid w:val="00AB23F3"/>
    <w:rsid w:val="00AB24F3"/>
    <w:rsid w:val="00AC121E"/>
    <w:rsid w:val="00AC2265"/>
    <w:rsid w:val="00AC2AA2"/>
    <w:rsid w:val="00AD3920"/>
    <w:rsid w:val="00AE4157"/>
    <w:rsid w:val="00AE46CD"/>
    <w:rsid w:val="00AF0F8A"/>
    <w:rsid w:val="00AF6B7E"/>
    <w:rsid w:val="00B10ACA"/>
    <w:rsid w:val="00B11966"/>
    <w:rsid w:val="00B27022"/>
    <w:rsid w:val="00B3336D"/>
    <w:rsid w:val="00B35B0B"/>
    <w:rsid w:val="00B35C53"/>
    <w:rsid w:val="00B36FE1"/>
    <w:rsid w:val="00B4015F"/>
    <w:rsid w:val="00B40329"/>
    <w:rsid w:val="00B43739"/>
    <w:rsid w:val="00B45178"/>
    <w:rsid w:val="00B45910"/>
    <w:rsid w:val="00B47A53"/>
    <w:rsid w:val="00B5719D"/>
    <w:rsid w:val="00B62878"/>
    <w:rsid w:val="00B66C89"/>
    <w:rsid w:val="00B67170"/>
    <w:rsid w:val="00B7304C"/>
    <w:rsid w:val="00B747FF"/>
    <w:rsid w:val="00B75342"/>
    <w:rsid w:val="00B85914"/>
    <w:rsid w:val="00B85FA5"/>
    <w:rsid w:val="00B8610F"/>
    <w:rsid w:val="00B86150"/>
    <w:rsid w:val="00B9289D"/>
    <w:rsid w:val="00B94A58"/>
    <w:rsid w:val="00B9521B"/>
    <w:rsid w:val="00B96A6D"/>
    <w:rsid w:val="00BA73A3"/>
    <w:rsid w:val="00BB0E4A"/>
    <w:rsid w:val="00BB203F"/>
    <w:rsid w:val="00BB6A1D"/>
    <w:rsid w:val="00BC00E5"/>
    <w:rsid w:val="00BC0AFA"/>
    <w:rsid w:val="00BC2C4B"/>
    <w:rsid w:val="00BC3F4D"/>
    <w:rsid w:val="00BC47BD"/>
    <w:rsid w:val="00BD0523"/>
    <w:rsid w:val="00BD3DB3"/>
    <w:rsid w:val="00BD5446"/>
    <w:rsid w:val="00BE1B66"/>
    <w:rsid w:val="00BE3024"/>
    <w:rsid w:val="00C07549"/>
    <w:rsid w:val="00C07CB6"/>
    <w:rsid w:val="00C13FC9"/>
    <w:rsid w:val="00C1589F"/>
    <w:rsid w:val="00C17630"/>
    <w:rsid w:val="00C224FA"/>
    <w:rsid w:val="00C22818"/>
    <w:rsid w:val="00C26311"/>
    <w:rsid w:val="00C27044"/>
    <w:rsid w:val="00C27703"/>
    <w:rsid w:val="00C3370E"/>
    <w:rsid w:val="00C356EC"/>
    <w:rsid w:val="00C35812"/>
    <w:rsid w:val="00C443F9"/>
    <w:rsid w:val="00C45572"/>
    <w:rsid w:val="00C45D78"/>
    <w:rsid w:val="00C50FB6"/>
    <w:rsid w:val="00C51997"/>
    <w:rsid w:val="00C53EB2"/>
    <w:rsid w:val="00C64279"/>
    <w:rsid w:val="00C65ADB"/>
    <w:rsid w:val="00C6631D"/>
    <w:rsid w:val="00C70750"/>
    <w:rsid w:val="00C8170E"/>
    <w:rsid w:val="00C8272D"/>
    <w:rsid w:val="00C82915"/>
    <w:rsid w:val="00C82F79"/>
    <w:rsid w:val="00C840F0"/>
    <w:rsid w:val="00C876B8"/>
    <w:rsid w:val="00C91DF3"/>
    <w:rsid w:val="00C939E9"/>
    <w:rsid w:val="00CA1999"/>
    <w:rsid w:val="00CA5BA5"/>
    <w:rsid w:val="00CB30B2"/>
    <w:rsid w:val="00CB4D2A"/>
    <w:rsid w:val="00CC225F"/>
    <w:rsid w:val="00CC51D0"/>
    <w:rsid w:val="00CD119D"/>
    <w:rsid w:val="00CD4B26"/>
    <w:rsid w:val="00CD59BA"/>
    <w:rsid w:val="00CD7C59"/>
    <w:rsid w:val="00CE0D8C"/>
    <w:rsid w:val="00CE2330"/>
    <w:rsid w:val="00CE3A85"/>
    <w:rsid w:val="00CE5709"/>
    <w:rsid w:val="00CE5ADA"/>
    <w:rsid w:val="00CE6091"/>
    <w:rsid w:val="00CF4106"/>
    <w:rsid w:val="00CF6A02"/>
    <w:rsid w:val="00D00217"/>
    <w:rsid w:val="00D0484A"/>
    <w:rsid w:val="00D07769"/>
    <w:rsid w:val="00D1564C"/>
    <w:rsid w:val="00D15B2B"/>
    <w:rsid w:val="00D15CBD"/>
    <w:rsid w:val="00D1648D"/>
    <w:rsid w:val="00D23E28"/>
    <w:rsid w:val="00D32875"/>
    <w:rsid w:val="00D35362"/>
    <w:rsid w:val="00D367CC"/>
    <w:rsid w:val="00D40CE0"/>
    <w:rsid w:val="00D42517"/>
    <w:rsid w:val="00D4322B"/>
    <w:rsid w:val="00D4728F"/>
    <w:rsid w:val="00D53935"/>
    <w:rsid w:val="00D56B81"/>
    <w:rsid w:val="00D63C3B"/>
    <w:rsid w:val="00D75873"/>
    <w:rsid w:val="00D76FCC"/>
    <w:rsid w:val="00D81760"/>
    <w:rsid w:val="00D83B07"/>
    <w:rsid w:val="00D84A6F"/>
    <w:rsid w:val="00D86426"/>
    <w:rsid w:val="00D90BD6"/>
    <w:rsid w:val="00D92196"/>
    <w:rsid w:val="00D92AE4"/>
    <w:rsid w:val="00D94557"/>
    <w:rsid w:val="00DA40AA"/>
    <w:rsid w:val="00DA4D9D"/>
    <w:rsid w:val="00DA64E7"/>
    <w:rsid w:val="00DB4704"/>
    <w:rsid w:val="00DB4E53"/>
    <w:rsid w:val="00DB69E5"/>
    <w:rsid w:val="00DC59C0"/>
    <w:rsid w:val="00DC62D9"/>
    <w:rsid w:val="00DC7306"/>
    <w:rsid w:val="00DD025F"/>
    <w:rsid w:val="00DD1FCC"/>
    <w:rsid w:val="00DE2D67"/>
    <w:rsid w:val="00DE3C0B"/>
    <w:rsid w:val="00DE7AD4"/>
    <w:rsid w:val="00DF2454"/>
    <w:rsid w:val="00DF3282"/>
    <w:rsid w:val="00DF7677"/>
    <w:rsid w:val="00E00253"/>
    <w:rsid w:val="00E00339"/>
    <w:rsid w:val="00E0111E"/>
    <w:rsid w:val="00E0272A"/>
    <w:rsid w:val="00E11112"/>
    <w:rsid w:val="00E13CA0"/>
    <w:rsid w:val="00E142A8"/>
    <w:rsid w:val="00E16B0E"/>
    <w:rsid w:val="00E226C1"/>
    <w:rsid w:val="00E23725"/>
    <w:rsid w:val="00E2716E"/>
    <w:rsid w:val="00E276AA"/>
    <w:rsid w:val="00E33587"/>
    <w:rsid w:val="00E34002"/>
    <w:rsid w:val="00E37A66"/>
    <w:rsid w:val="00E40670"/>
    <w:rsid w:val="00E42342"/>
    <w:rsid w:val="00E45A67"/>
    <w:rsid w:val="00E50C91"/>
    <w:rsid w:val="00E57AC2"/>
    <w:rsid w:val="00E67A75"/>
    <w:rsid w:val="00E67C60"/>
    <w:rsid w:val="00E72040"/>
    <w:rsid w:val="00E737AF"/>
    <w:rsid w:val="00E74330"/>
    <w:rsid w:val="00E77CB5"/>
    <w:rsid w:val="00E81EA4"/>
    <w:rsid w:val="00E81EE8"/>
    <w:rsid w:val="00E82BDA"/>
    <w:rsid w:val="00E861A5"/>
    <w:rsid w:val="00E86971"/>
    <w:rsid w:val="00E949AE"/>
    <w:rsid w:val="00E979D0"/>
    <w:rsid w:val="00EA39A2"/>
    <w:rsid w:val="00EA4D20"/>
    <w:rsid w:val="00EB2023"/>
    <w:rsid w:val="00EB751F"/>
    <w:rsid w:val="00EC0087"/>
    <w:rsid w:val="00EC46BA"/>
    <w:rsid w:val="00EC46FC"/>
    <w:rsid w:val="00EC4BE4"/>
    <w:rsid w:val="00EC6769"/>
    <w:rsid w:val="00ED42C0"/>
    <w:rsid w:val="00ED6B96"/>
    <w:rsid w:val="00ED7091"/>
    <w:rsid w:val="00EE2FA2"/>
    <w:rsid w:val="00EE30F7"/>
    <w:rsid w:val="00EE58C0"/>
    <w:rsid w:val="00EE5FCC"/>
    <w:rsid w:val="00EF1388"/>
    <w:rsid w:val="00EF418D"/>
    <w:rsid w:val="00EF6691"/>
    <w:rsid w:val="00F00108"/>
    <w:rsid w:val="00F066C5"/>
    <w:rsid w:val="00F11E98"/>
    <w:rsid w:val="00F24143"/>
    <w:rsid w:val="00F25EC3"/>
    <w:rsid w:val="00F270A9"/>
    <w:rsid w:val="00F30EA7"/>
    <w:rsid w:val="00F31C86"/>
    <w:rsid w:val="00F35903"/>
    <w:rsid w:val="00F36498"/>
    <w:rsid w:val="00F4239E"/>
    <w:rsid w:val="00F43953"/>
    <w:rsid w:val="00F50DBA"/>
    <w:rsid w:val="00F512A5"/>
    <w:rsid w:val="00F5258E"/>
    <w:rsid w:val="00F55B3A"/>
    <w:rsid w:val="00F568E9"/>
    <w:rsid w:val="00F64C9C"/>
    <w:rsid w:val="00F70953"/>
    <w:rsid w:val="00F71711"/>
    <w:rsid w:val="00F727A1"/>
    <w:rsid w:val="00F76BD2"/>
    <w:rsid w:val="00F82885"/>
    <w:rsid w:val="00F851E5"/>
    <w:rsid w:val="00FA64B1"/>
    <w:rsid w:val="00FB09B3"/>
    <w:rsid w:val="00FB0CA0"/>
    <w:rsid w:val="00FB1B17"/>
    <w:rsid w:val="00FC374E"/>
    <w:rsid w:val="00FC43CF"/>
    <w:rsid w:val="00FC6B0D"/>
    <w:rsid w:val="00FD4BEE"/>
    <w:rsid w:val="00FE1DB2"/>
    <w:rsid w:val="00FE7FA5"/>
    <w:rsid w:val="00FF308B"/>
    <w:rsid w:val="00FF420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F30BDC04-D419-43CB-B21B-8AADE6087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4615">
      <w:bodyDiv w:val="1"/>
      <w:marLeft w:val="0"/>
      <w:marRight w:val="0"/>
      <w:marTop w:val="0"/>
      <w:marBottom w:val="0"/>
      <w:divBdr>
        <w:top w:val="none" w:sz="0" w:space="0" w:color="auto"/>
        <w:left w:val="none" w:sz="0" w:space="0" w:color="auto"/>
        <w:bottom w:val="none" w:sz="0" w:space="0" w:color="auto"/>
        <w:right w:val="none" w:sz="0" w:space="0" w:color="auto"/>
      </w:divBdr>
    </w:div>
    <w:div w:id="224725630">
      <w:bodyDiv w:val="1"/>
      <w:marLeft w:val="0"/>
      <w:marRight w:val="0"/>
      <w:marTop w:val="0"/>
      <w:marBottom w:val="0"/>
      <w:divBdr>
        <w:top w:val="none" w:sz="0" w:space="0" w:color="auto"/>
        <w:left w:val="none" w:sz="0" w:space="0" w:color="auto"/>
        <w:bottom w:val="none" w:sz="0" w:space="0" w:color="auto"/>
        <w:right w:val="none" w:sz="0" w:space="0" w:color="auto"/>
      </w:divBdr>
    </w:div>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5519564">
      <w:bodyDiv w:val="1"/>
      <w:marLeft w:val="0"/>
      <w:marRight w:val="0"/>
      <w:marTop w:val="0"/>
      <w:marBottom w:val="0"/>
      <w:divBdr>
        <w:top w:val="none" w:sz="0" w:space="0" w:color="auto"/>
        <w:left w:val="none" w:sz="0" w:space="0" w:color="auto"/>
        <w:bottom w:val="none" w:sz="0" w:space="0" w:color="auto"/>
        <w:right w:val="none" w:sz="0" w:space="0" w:color="auto"/>
      </w:divBdr>
      <w:divsChild>
        <w:div w:id="427048244">
          <w:marLeft w:val="0"/>
          <w:marRight w:val="0"/>
          <w:marTop w:val="0"/>
          <w:marBottom w:val="0"/>
          <w:divBdr>
            <w:top w:val="none" w:sz="0" w:space="0" w:color="auto"/>
            <w:left w:val="none" w:sz="0" w:space="0" w:color="auto"/>
            <w:bottom w:val="none" w:sz="0" w:space="0" w:color="auto"/>
            <w:right w:val="none" w:sz="0" w:space="0" w:color="auto"/>
          </w:divBdr>
        </w:div>
        <w:div w:id="1819419161">
          <w:marLeft w:val="0"/>
          <w:marRight w:val="0"/>
          <w:marTop w:val="0"/>
          <w:marBottom w:val="0"/>
          <w:divBdr>
            <w:top w:val="single" w:sz="2" w:space="0" w:color="D9D9E3"/>
            <w:left w:val="single" w:sz="2" w:space="0" w:color="D9D9E3"/>
            <w:bottom w:val="single" w:sz="2" w:space="0" w:color="D9D9E3"/>
            <w:right w:val="single" w:sz="2" w:space="0" w:color="D9D9E3"/>
          </w:divBdr>
          <w:divsChild>
            <w:div w:id="1073620170">
              <w:marLeft w:val="0"/>
              <w:marRight w:val="0"/>
              <w:marTop w:val="0"/>
              <w:marBottom w:val="0"/>
              <w:divBdr>
                <w:top w:val="single" w:sz="2" w:space="0" w:color="D9D9E3"/>
                <w:left w:val="single" w:sz="2" w:space="0" w:color="D9D9E3"/>
                <w:bottom w:val="single" w:sz="2" w:space="0" w:color="D9D9E3"/>
                <w:right w:val="single" w:sz="2" w:space="0" w:color="D9D9E3"/>
              </w:divBdr>
              <w:divsChild>
                <w:div w:id="428743653">
                  <w:marLeft w:val="0"/>
                  <w:marRight w:val="0"/>
                  <w:marTop w:val="0"/>
                  <w:marBottom w:val="0"/>
                  <w:divBdr>
                    <w:top w:val="single" w:sz="2" w:space="0" w:color="D9D9E3"/>
                    <w:left w:val="single" w:sz="2" w:space="0" w:color="D9D9E3"/>
                    <w:bottom w:val="single" w:sz="2" w:space="0" w:color="D9D9E3"/>
                    <w:right w:val="single" w:sz="2" w:space="0" w:color="D9D9E3"/>
                  </w:divBdr>
                  <w:divsChild>
                    <w:div w:id="359282085">
                      <w:marLeft w:val="0"/>
                      <w:marRight w:val="0"/>
                      <w:marTop w:val="0"/>
                      <w:marBottom w:val="0"/>
                      <w:divBdr>
                        <w:top w:val="single" w:sz="2" w:space="0" w:color="D9D9E3"/>
                        <w:left w:val="single" w:sz="2" w:space="0" w:color="D9D9E3"/>
                        <w:bottom w:val="single" w:sz="2" w:space="0" w:color="D9D9E3"/>
                        <w:right w:val="single" w:sz="2" w:space="0" w:color="D9D9E3"/>
                      </w:divBdr>
                      <w:divsChild>
                        <w:div w:id="1863322905">
                          <w:marLeft w:val="0"/>
                          <w:marRight w:val="0"/>
                          <w:marTop w:val="0"/>
                          <w:marBottom w:val="0"/>
                          <w:divBdr>
                            <w:top w:val="single" w:sz="2" w:space="0" w:color="D9D9E3"/>
                            <w:left w:val="single" w:sz="2" w:space="0" w:color="D9D9E3"/>
                            <w:bottom w:val="single" w:sz="2" w:space="0" w:color="D9D9E3"/>
                            <w:right w:val="single" w:sz="2" w:space="0" w:color="D9D9E3"/>
                          </w:divBdr>
                          <w:divsChild>
                            <w:div w:id="1709328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9328806">
                                  <w:marLeft w:val="0"/>
                                  <w:marRight w:val="0"/>
                                  <w:marTop w:val="0"/>
                                  <w:marBottom w:val="0"/>
                                  <w:divBdr>
                                    <w:top w:val="single" w:sz="2" w:space="0" w:color="D9D9E3"/>
                                    <w:left w:val="single" w:sz="2" w:space="0" w:color="D9D9E3"/>
                                    <w:bottom w:val="single" w:sz="2" w:space="0" w:color="D9D9E3"/>
                                    <w:right w:val="single" w:sz="2" w:space="0" w:color="D9D9E3"/>
                                  </w:divBdr>
                                  <w:divsChild>
                                    <w:div w:id="258679667">
                                      <w:marLeft w:val="0"/>
                                      <w:marRight w:val="0"/>
                                      <w:marTop w:val="0"/>
                                      <w:marBottom w:val="0"/>
                                      <w:divBdr>
                                        <w:top w:val="single" w:sz="2" w:space="0" w:color="D9D9E3"/>
                                        <w:left w:val="single" w:sz="2" w:space="0" w:color="D9D9E3"/>
                                        <w:bottom w:val="single" w:sz="2" w:space="0" w:color="D9D9E3"/>
                                        <w:right w:val="single" w:sz="2" w:space="0" w:color="D9D9E3"/>
                                      </w:divBdr>
                                      <w:divsChild>
                                        <w:div w:id="426657640">
                                          <w:marLeft w:val="0"/>
                                          <w:marRight w:val="0"/>
                                          <w:marTop w:val="0"/>
                                          <w:marBottom w:val="0"/>
                                          <w:divBdr>
                                            <w:top w:val="single" w:sz="2" w:space="0" w:color="D9D9E3"/>
                                            <w:left w:val="single" w:sz="2" w:space="0" w:color="D9D9E3"/>
                                            <w:bottom w:val="single" w:sz="2" w:space="0" w:color="D9D9E3"/>
                                            <w:right w:val="single" w:sz="2" w:space="0" w:color="D9D9E3"/>
                                          </w:divBdr>
                                          <w:divsChild>
                                            <w:div w:id="2031906651">
                                              <w:marLeft w:val="0"/>
                                              <w:marRight w:val="0"/>
                                              <w:marTop w:val="0"/>
                                              <w:marBottom w:val="0"/>
                                              <w:divBdr>
                                                <w:top w:val="single" w:sz="2" w:space="0" w:color="D9D9E3"/>
                                                <w:left w:val="single" w:sz="2" w:space="0" w:color="D9D9E3"/>
                                                <w:bottom w:val="single" w:sz="2" w:space="0" w:color="D9D9E3"/>
                                                <w:right w:val="single" w:sz="2" w:space="0" w:color="D9D9E3"/>
                                              </w:divBdr>
                                              <w:divsChild>
                                                <w:div w:id="2103063001">
                                                  <w:marLeft w:val="0"/>
                                                  <w:marRight w:val="0"/>
                                                  <w:marTop w:val="0"/>
                                                  <w:marBottom w:val="0"/>
                                                  <w:divBdr>
                                                    <w:top w:val="single" w:sz="2" w:space="0" w:color="D9D9E3"/>
                                                    <w:left w:val="single" w:sz="2" w:space="0" w:color="D9D9E3"/>
                                                    <w:bottom w:val="single" w:sz="2" w:space="0" w:color="D9D9E3"/>
                                                    <w:right w:val="single" w:sz="2" w:space="0" w:color="D9D9E3"/>
                                                  </w:divBdr>
                                                  <w:divsChild>
                                                    <w:div w:id="10893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15908996">
      <w:bodyDiv w:val="1"/>
      <w:marLeft w:val="0"/>
      <w:marRight w:val="0"/>
      <w:marTop w:val="0"/>
      <w:marBottom w:val="0"/>
      <w:divBdr>
        <w:top w:val="none" w:sz="0" w:space="0" w:color="auto"/>
        <w:left w:val="none" w:sz="0" w:space="0" w:color="auto"/>
        <w:bottom w:val="none" w:sz="0" w:space="0" w:color="auto"/>
        <w:right w:val="none" w:sz="0" w:space="0" w:color="auto"/>
      </w:divBdr>
    </w:div>
    <w:div w:id="530218327">
      <w:bodyDiv w:val="1"/>
      <w:marLeft w:val="0"/>
      <w:marRight w:val="0"/>
      <w:marTop w:val="0"/>
      <w:marBottom w:val="0"/>
      <w:divBdr>
        <w:top w:val="none" w:sz="0" w:space="0" w:color="auto"/>
        <w:left w:val="none" w:sz="0" w:space="0" w:color="auto"/>
        <w:bottom w:val="none" w:sz="0" w:space="0" w:color="auto"/>
        <w:right w:val="none" w:sz="0" w:space="0" w:color="auto"/>
      </w:divBdr>
      <w:divsChild>
        <w:div w:id="932981413">
          <w:marLeft w:val="0"/>
          <w:marRight w:val="0"/>
          <w:marTop w:val="0"/>
          <w:marBottom w:val="0"/>
          <w:divBdr>
            <w:top w:val="none" w:sz="0" w:space="0" w:color="auto"/>
            <w:left w:val="none" w:sz="0" w:space="0" w:color="auto"/>
            <w:bottom w:val="none" w:sz="0" w:space="0" w:color="auto"/>
            <w:right w:val="none" w:sz="0" w:space="0" w:color="auto"/>
          </w:divBdr>
        </w:div>
        <w:div w:id="1377393286">
          <w:marLeft w:val="0"/>
          <w:marRight w:val="0"/>
          <w:marTop w:val="0"/>
          <w:marBottom w:val="0"/>
          <w:divBdr>
            <w:top w:val="single" w:sz="2" w:space="0" w:color="D9D9E3"/>
            <w:left w:val="single" w:sz="2" w:space="0" w:color="D9D9E3"/>
            <w:bottom w:val="single" w:sz="2" w:space="0" w:color="D9D9E3"/>
            <w:right w:val="single" w:sz="2" w:space="0" w:color="D9D9E3"/>
          </w:divBdr>
          <w:divsChild>
            <w:div w:id="676542814">
              <w:marLeft w:val="0"/>
              <w:marRight w:val="0"/>
              <w:marTop w:val="0"/>
              <w:marBottom w:val="0"/>
              <w:divBdr>
                <w:top w:val="single" w:sz="2" w:space="0" w:color="D9D9E3"/>
                <w:left w:val="single" w:sz="2" w:space="0" w:color="D9D9E3"/>
                <w:bottom w:val="single" w:sz="2" w:space="0" w:color="D9D9E3"/>
                <w:right w:val="single" w:sz="2" w:space="0" w:color="D9D9E3"/>
              </w:divBdr>
              <w:divsChild>
                <w:div w:id="124667106">
                  <w:marLeft w:val="0"/>
                  <w:marRight w:val="0"/>
                  <w:marTop w:val="0"/>
                  <w:marBottom w:val="0"/>
                  <w:divBdr>
                    <w:top w:val="single" w:sz="2" w:space="0" w:color="D9D9E3"/>
                    <w:left w:val="single" w:sz="2" w:space="0" w:color="D9D9E3"/>
                    <w:bottom w:val="single" w:sz="2" w:space="0" w:color="D9D9E3"/>
                    <w:right w:val="single" w:sz="2" w:space="0" w:color="D9D9E3"/>
                  </w:divBdr>
                  <w:divsChild>
                    <w:div w:id="1927226330">
                      <w:marLeft w:val="0"/>
                      <w:marRight w:val="0"/>
                      <w:marTop w:val="0"/>
                      <w:marBottom w:val="0"/>
                      <w:divBdr>
                        <w:top w:val="single" w:sz="2" w:space="0" w:color="D9D9E3"/>
                        <w:left w:val="single" w:sz="2" w:space="0" w:color="D9D9E3"/>
                        <w:bottom w:val="single" w:sz="2" w:space="0" w:color="D9D9E3"/>
                        <w:right w:val="single" w:sz="2" w:space="0" w:color="D9D9E3"/>
                      </w:divBdr>
                      <w:divsChild>
                        <w:div w:id="1186091410">
                          <w:marLeft w:val="0"/>
                          <w:marRight w:val="0"/>
                          <w:marTop w:val="0"/>
                          <w:marBottom w:val="0"/>
                          <w:divBdr>
                            <w:top w:val="single" w:sz="2" w:space="0" w:color="D9D9E3"/>
                            <w:left w:val="single" w:sz="2" w:space="0" w:color="D9D9E3"/>
                            <w:bottom w:val="single" w:sz="2" w:space="0" w:color="D9D9E3"/>
                            <w:right w:val="single" w:sz="2" w:space="0" w:color="D9D9E3"/>
                          </w:divBdr>
                          <w:divsChild>
                            <w:div w:id="1423644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6834">
                                  <w:marLeft w:val="0"/>
                                  <w:marRight w:val="0"/>
                                  <w:marTop w:val="0"/>
                                  <w:marBottom w:val="0"/>
                                  <w:divBdr>
                                    <w:top w:val="single" w:sz="2" w:space="0" w:color="D9D9E3"/>
                                    <w:left w:val="single" w:sz="2" w:space="0" w:color="D9D9E3"/>
                                    <w:bottom w:val="single" w:sz="2" w:space="0" w:color="D9D9E3"/>
                                    <w:right w:val="single" w:sz="2" w:space="0" w:color="D9D9E3"/>
                                  </w:divBdr>
                                  <w:divsChild>
                                    <w:div w:id="1225094948">
                                      <w:marLeft w:val="0"/>
                                      <w:marRight w:val="0"/>
                                      <w:marTop w:val="0"/>
                                      <w:marBottom w:val="0"/>
                                      <w:divBdr>
                                        <w:top w:val="single" w:sz="2" w:space="0" w:color="D9D9E3"/>
                                        <w:left w:val="single" w:sz="2" w:space="0" w:color="D9D9E3"/>
                                        <w:bottom w:val="single" w:sz="2" w:space="0" w:color="D9D9E3"/>
                                        <w:right w:val="single" w:sz="2" w:space="0" w:color="D9D9E3"/>
                                      </w:divBdr>
                                      <w:divsChild>
                                        <w:div w:id="2005275641">
                                          <w:marLeft w:val="0"/>
                                          <w:marRight w:val="0"/>
                                          <w:marTop w:val="0"/>
                                          <w:marBottom w:val="0"/>
                                          <w:divBdr>
                                            <w:top w:val="single" w:sz="2" w:space="0" w:color="D9D9E3"/>
                                            <w:left w:val="single" w:sz="2" w:space="0" w:color="D9D9E3"/>
                                            <w:bottom w:val="single" w:sz="2" w:space="0" w:color="D9D9E3"/>
                                            <w:right w:val="single" w:sz="2" w:space="0" w:color="D9D9E3"/>
                                          </w:divBdr>
                                          <w:divsChild>
                                            <w:div w:id="284503019">
                                              <w:marLeft w:val="0"/>
                                              <w:marRight w:val="0"/>
                                              <w:marTop w:val="0"/>
                                              <w:marBottom w:val="0"/>
                                              <w:divBdr>
                                                <w:top w:val="single" w:sz="2" w:space="0" w:color="D9D9E3"/>
                                                <w:left w:val="single" w:sz="2" w:space="0" w:color="D9D9E3"/>
                                                <w:bottom w:val="single" w:sz="2" w:space="0" w:color="D9D9E3"/>
                                                <w:right w:val="single" w:sz="2" w:space="0" w:color="D9D9E3"/>
                                              </w:divBdr>
                                              <w:divsChild>
                                                <w:div w:id="2080397218">
                                                  <w:marLeft w:val="0"/>
                                                  <w:marRight w:val="0"/>
                                                  <w:marTop w:val="0"/>
                                                  <w:marBottom w:val="0"/>
                                                  <w:divBdr>
                                                    <w:top w:val="single" w:sz="2" w:space="0" w:color="D9D9E3"/>
                                                    <w:left w:val="single" w:sz="2" w:space="0" w:color="D9D9E3"/>
                                                    <w:bottom w:val="single" w:sz="2" w:space="0" w:color="D9D9E3"/>
                                                    <w:right w:val="single" w:sz="2" w:space="0" w:color="D9D9E3"/>
                                                  </w:divBdr>
                                                  <w:divsChild>
                                                    <w:div w:id="1292637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72204363">
      <w:bodyDiv w:val="1"/>
      <w:marLeft w:val="0"/>
      <w:marRight w:val="0"/>
      <w:marTop w:val="0"/>
      <w:marBottom w:val="0"/>
      <w:divBdr>
        <w:top w:val="none" w:sz="0" w:space="0" w:color="auto"/>
        <w:left w:val="none" w:sz="0" w:space="0" w:color="auto"/>
        <w:bottom w:val="none" w:sz="0" w:space="0" w:color="auto"/>
        <w:right w:val="none" w:sz="0" w:space="0" w:color="auto"/>
      </w:divBdr>
      <w:divsChild>
        <w:div w:id="1732073682">
          <w:marLeft w:val="0"/>
          <w:marRight w:val="0"/>
          <w:marTop w:val="0"/>
          <w:marBottom w:val="0"/>
          <w:divBdr>
            <w:top w:val="single" w:sz="2" w:space="0" w:color="auto"/>
            <w:left w:val="single" w:sz="2" w:space="0" w:color="auto"/>
            <w:bottom w:val="single" w:sz="6" w:space="0" w:color="auto"/>
            <w:right w:val="single" w:sz="2" w:space="0" w:color="auto"/>
          </w:divBdr>
          <w:divsChild>
            <w:div w:id="14159812">
              <w:marLeft w:val="0"/>
              <w:marRight w:val="0"/>
              <w:marTop w:val="100"/>
              <w:marBottom w:val="100"/>
              <w:divBdr>
                <w:top w:val="single" w:sz="2" w:space="0" w:color="D9D9E3"/>
                <w:left w:val="single" w:sz="2" w:space="0" w:color="D9D9E3"/>
                <w:bottom w:val="single" w:sz="2" w:space="0" w:color="D9D9E3"/>
                <w:right w:val="single" w:sz="2" w:space="0" w:color="D9D9E3"/>
              </w:divBdr>
              <w:divsChild>
                <w:div w:id="690303813">
                  <w:marLeft w:val="0"/>
                  <w:marRight w:val="0"/>
                  <w:marTop w:val="0"/>
                  <w:marBottom w:val="0"/>
                  <w:divBdr>
                    <w:top w:val="single" w:sz="2" w:space="0" w:color="D9D9E3"/>
                    <w:left w:val="single" w:sz="2" w:space="0" w:color="D9D9E3"/>
                    <w:bottom w:val="single" w:sz="2" w:space="0" w:color="D9D9E3"/>
                    <w:right w:val="single" w:sz="2" w:space="0" w:color="D9D9E3"/>
                  </w:divBdr>
                  <w:divsChild>
                    <w:div w:id="234164433">
                      <w:marLeft w:val="0"/>
                      <w:marRight w:val="0"/>
                      <w:marTop w:val="0"/>
                      <w:marBottom w:val="0"/>
                      <w:divBdr>
                        <w:top w:val="single" w:sz="2" w:space="0" w:color="D9D9E3"/>
                        <w:left w:val="single" w:sz="2" w:space="0" w:color="D9D9E3"/>
                        <w:bottom w:val="single" w:sz="2" w:space="0" w:color="D9D9E3"/>
                        <w:right w:val="single" w:sz="2" w:space="0" w:color="D9D9E3"/>
                      </w:divBdr>
                      <w:divsChild>
                        <w:div w:id="332488751">
                          <w:marLeft w:val="0"/>
                          <w:marRight w:val="0"/>
                          <w:marTop w:val="0"/>
                          <w:marBottom w:val="0"/>
                          <w:divBdr>
                            <w:top w:val="single" w:sz="2" w:space="0" w:color="D9D9E3"/>
                            <w:left w:val="single" w:sz="2" w:space="0" w:color="D9D9E3"/>
                            <w:bottom w:val="single" w:sz="2" w:space="0" w:color="D9D9E3"/>
                            <w:right w:val="single" w:sz="2" w:space="0" w:color="D9D9E3"/>
                          </w:divBdr>
                          <w:divsChild>
                            <w:div w:id="871041459">
                              <w:marLeft w:val="0"/>
                              <w:marRight w:val="0"/>
                              <w:marTop w:val="0"/>
                              <w:marBottom w:val="0"/>
                              <w:divBdr>
                                <w:top w:val="single" w:sz="2" w:space="0" w:color="D9D9E3"/>
                                <w:left w:val="single" w:sz="2" w:space="0" w:color="D9D9E3"/>
                                <w:bottom w:val="single" w:sz="2" w:space="0" w:color="D9D9E3"/>
                                <w:right w:val="single" w:sz="2" w:space="0" w:color="D9D9E3"/>
                              </w:divBdr>
                              <w:divsChild>
                                <w:div w:id="1142576275">
                                  <w:marLeft w:val="0"/>
                                  <w:marRight w:val="0"/>
                                  <w:marTop w:val="0"/>
                                  <w:marBottom w:val="0"/>
                                  <w:divBdr>
                                    <w:top w:val="single" w:sz="2" w:space="0" w:color="D9D9E3"/>
                                    <w:left w:val="single" w:sz="2" w:space="0" w:color="D9D9E3"/>
                                    <w:bottom w:val="single" w:sz="2" w:space="0" w:color="D9D9E3"/>
                                    <w:right w:val="single" w:sz="2" w:space="0" w:color="D9D9E3"/>
                                  </w:divBdr>
                                  <w:divsChild>
                                    <w:div w:id="88159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65326727">
      <w:bodyDiv w:val="1"/>
      <w:marLeft w:val="0"/>
      <w:marRight w:val="0"/>
      <w:marTop w:val="0"/>
      <w:marBottom w:val="0"/>
      <w:divBdr>
        <w:top w:val="none" w:sz="0" w:space="0" w:color="auto"/>
        <w:left w:val="none" w:sz="0" w:space="0" w:color="auto"/>
        <w:bottom w:val="none" w:sz="0" w:space="0" w:color="auto"/>
        <w:right w:val="none" w:sz="0" w:space="0" w:color="auto"/>
      </w:divBdr>
      <w:divsChild>
        <w:div w:id="535433812">
          <w:marLeft w:val="0"/>
          <w:marRight w:val="0"/>
          <w:marTop w:val="0"/>
          <w:marBottom w:val="0"/>
          <w:divBdr>
            <w:top w:val="none" w:sz="0" w:space="0" w:color="auto"/>
            <w:left w:val="none" w:sz="0" w:space="0" w:color="auto"/>
            <w:bottom w:val="none" w:sz="0" w:space="0" w:color="auto"/>
            <w:right w:val="none" w:sz="0" w:space="0" w:color="auto"/>
          </w:divBdr>
        </w:div>
        <w:div w:id="1218976325">
          <w:marLeft w:val="0"/>
          <w:marRight w:val="0"/>
          <w:marTop w:val="0"/>
          <w:marBottom w:val="0"/>
          <w:divBdr>
            <w:top w:val="single" w:sz="2" w:space="0" w:color="D9D9E3"/>
            <w:left w:val="single" w:sz="2" w:space="0" w:color="D9D9E3"/>
            <w:bottom w:val="single" w:sz="2" w:space="0" w:color="D9D9E3"/>
            <w:right w:val="single" w:sz="2" w:space="0" w:color="D9D9E3"/>
          </w:divBdr>
          <w:divsChild>
            <w:div w:id="756899161">
              <w:marLeft w:val="0"/>
              <w:marRight w:val="0"/>
              <w:marTop w:val="0"/>
              <w:marBottom w:val="0"/>
              <w:divBdr>
                <w:top w:val="single" w:sz="2" w:space="0" w:color="D9D9E3"/>
                <w:left w:val="single" w:sz="2" w:space="0" w:color="D9D9E3"/>
                <w:bottom w:val="single" w:sz="2" w:space="0" w:color="D9D9E3"/>
                <w:right w:val="single" w:sz="2" w:space="0" w:color="D9D9E3"/>
              </w:divBdr>
              <w:divsChild>
                <w:div w:id="273175702">
                  <w:marLeft w:val="0"/>
                  <w:marRight w:val="0"/>
                  <w:marTop w:val="0"/>
                  <w:marBottom w:val="0"/>
                  <w:divBdr>
                    <w:top w:val="single" w:sz="2" w:space="0" w:color="D9D9E3"/>
                    <w:left w:val="single" w:sz="2" w:space="0" w:color="D9D9E3"/>
                    <w:bottom w:val="single" w:sz="2" w:space="0" w:color="D9D9E3"/>
                    <w:right w:val="single" w:sz="2" w:space="0" w:color="D9D9E3"/>
                  </w:divBdr>
                  <w:divsChild>
                    <w:div w:id="258026873">
                      <w:marLeft w:val="0"/>
                      <w:marRight w:val="0"/>
                      <w:marTop w:val="0"/>
                      <w:marBottom w:val="0"/>
                      <w:divBdr>
                        <w:top w:val="single" w:sz="2" w:space="0" w:color="D9D9E3"/>
                        <w:left w:val="single" w:sz="2" w:space="0" w:color="D9D9E3"/>
                        <w:bottom w:val="single" w:sz="2" w:space="0" w:color="D9D9E3"/>
                        <w:right w:val="single" w:sz="2" w:space="0" w:color="D9D9E3"/>
                      </w:divBdr>
                      <w:divsChild>
                        <w:div w:id="1403328914">
                          <w:marLeft w:val="0"/>
                          <w:marRight w:val="0"/>
                          <w:marTop w:val="0"/>
                          <w:marBottom w:val="0"/>
                          <w:divBdr>
                            <w:top w:val="single" w:sz="2" w:space="0" w:color="D9D9E3"/>
                            <w:left w:val="single" w:sz="2" w:space="0" w:color="D9D9E3"/>
                            <w:bottom w:val="single" w:sz="2" w:space="0" w:color="D9D9E3"/>
                            <w:right w:val="single" w:sz="2" w:space="0" w:color="D9D9E3"/>
                          </w:divBdr>
                          <w:divsChild>
                            <w:div w:id="1259560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33037">
                                  <w:marLeft w:val="0"/>
                                  <w:marRight w:val="0"/>
                                  <w:marTop w:val="0"/>
                                  <w:marBottom w:val="0"/>
                                  <w:divBdr>
                                    <w:top w:val="single" w:sz="2" w:space="0" w:color="D9D9E3"/>
                                    <w:left w:val="single" w:sz="2" w:space="0" w:color="D9D9E3"/>
                                    <w:bottom w:val="single" w:sz="2" w:space="0" w:color="D9D9E3"/>
                                    <w:right w:val="single" w:sz="2" w:space="0" w:color="D9D9E3"/>
                                  </w:divBdr>
                                  <w:divsChild>
                                    <w:div w:id="1934895347">
                                      <w:marLeft w:val="0"/>
                                      <w:marRight w:val="0"/>
                                      <w:marTop w:val="0"/>
                                      <w:marBottom w:val="0"/>
                                      <w:divBdr>
                                        <w:top w:val="single" w:sz="2" w:space="0" w:color="D9D9E3"/>
                                        <w:left w:val="single" w:sz="2" w:space="0" w:color="D9D9E3"/>
                                        <w:bottom w:val="single" w:sz="2" w:space="0" w:color="D9D9E3"/>
                                        <w:right w:val="single" w:sz="2" w:space="0" w:color="D9D9E3"/>
                                      </w:divBdr>
                                      <w:divsChild>
                                        <w:div w:id="1944612484">
                                          <w:marLeft w:val="0"/>
                                          <w:marRight w:val="0"/>
                                          <w:marTop w:val="0"/>
                                          <w:marBottom w:val="0"/>
                                          <w:divBdr>
                                            <w:top w:val="single" w:sz="2" w:space="0" w:color="D9D9E3"/>
                                            <w:left w:val="single" w:sz="2" w:space="0" w:color="D9D9E3"/>
                                            <w:bottom w:val="single" w:sz="2" w:space="0" w:color="D9D9E3"/>
                                            <w:right w:val="single" w:sz="2" w:space="0" w:color="D9D9E3"/>
                                          </w:divBdr>
                                          <w:divsChild>
                                            <w:div w:id="2064019984">
                                              <w:marLeft w:val="0"/>
                                              <w:marRight w:val="0"/>
                                              <w:marTop w:val="0"/>
                                              <w:marBottom w:val="0"/>
                                              <w:divBdr>
                                                <w:top w:val="single" w:sz="2" w:space="0" w:color="D9D9E3"/>
                                                <w:left w:val="single" w:sz="2" w:space="0" w:color="D9D9E3"/>
                                                <w:bottom w:val="single" w:sz="2" w:space="0" w:color="D9D9E3"/>
                                                <w:right w:val="single" w:sz="2" w:space="0" w:color="D9D9E3"/>
                                              </w:divBdr>
                                              <w:divsChild>
                                                <w:div w:id="207182711">
                                                  <w:marLeft w:val="0"/>
                                                  <w:marRight w:val="0"/>
                                                  <w:marTop w:val="0"/>
                                                  <w:marBottom w:val="0"/>
                                                  <w:divBdr>
                                                    <w:top w:val="single" w:sz="2" w:space="0" w:color="D9D9E3"/>
                                                    <w:left w:val="single" w:sz="2" w:space="0" w:color="D9D9E3"/>
                                                    <w:bottom w:val="single" w:sz="2" w:space="0" w:color="D9D9E3"/>
                                                    <w:right w:val="single" w:sz="2" w:space="0" w:color="D9D9E3"/>
                                                  </w:divBdr>
                                                  <w:divsChild>
                                                    <w:div w:id="1975478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76170883">
      <w:bodyDiv w:val="1"/>
      <w:marLeft w:val="0"/>
      <w:marRight w:val="0"/>
      <w:marTop w:val="0"/>
      <w:marBottom w:val="0"/>
      <w:divBdr>
        <w:top w:val="none" w:sz="0" w:space="0" w:color="auto"/>
        <w:left w:val="none" w:sz="0" w:space="0" w:color="auto"/>
        <w:bottom w:val="none" w:sz="0" w:space="0" w:color="auto"/>
        <w:right w:val="none" w:sz="0" w:space="0" w:color="auto"/>
      </w:divBdr>
      <w:divsChild>
        <w:div w:id="1569535274">
          <w:marLeft w:val="0"/>
          <w:marRight w:val="0"/>
          <w:marTop w:val="0"/>
          <w:marBottom w:val="0"/>
          <w:divBdr>
            <w:top w:val="single" w:sz="2" w:space="0" w:color="auto"/>
            <w:left w:val="single" w:sz="2" w:space="0" w:color="auto"/>
            <w:bottom w:val="single" w:sz="6" w:space="0" w:color="auto"/>
            <w:right w:val="single" w:sz="2" w:space="0" w:color="auto"/>
          </w:divBdr>
          <w:divsChild>
            <w:div w:id="1711297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219112">
                  <w:marLeft w:val="0"/>
                  <w:marRight w:val="0"/>
                  <w:marTop w:val="0"/>
                  <w:marBottom w:val="0"/>
                  <w:divBdr>
                    <w:top w:val="single" w:sz="2" w:space="0" w:color="D9D9E3"/>
                    <w:left w:val="single" w:sz="2" w:space="0" w:color="D9D9E3"/>
                    <w:bottom w:val="single" w:sz="2" w:space="0" w:color="D9D9E3"/>
                    <w:right w:val="single" w:sz="2" w:space="0" w:color="D9D9E3"/>
                  </w:divBdr>
                  <w:divsChild>
                    <w:div w:id="1665739137">
                      <w:marLeft w:val="0"/>
                      <w:marRight w:val="0"/>
                      <w:marTop w:val="0"/>
                      <w:marBottom w:val="0"/>
                      <w:divBdr>
                        <w:top w:val="single" w:sz="2" w:space="0" w:color="D9D9E3"/>
                        <w:left w:val="single" w:sz="2" w:space="0" w:color="D9D9E3"/>
                        <w:bottom w:val="single" w:sz="2" w:space="0" w:color="D9D9E3"/>
                        <w:right w:val="single" w:sz="2" w:space="0" w:color="D9D9E3"/>
                      </w:divBdr>
                      <w:divsChild>
                        <w:div w:id="1744988240">
                          <w:marLeft w:val="0"/>
                          <w:marRight w:val="0"/>
                          <w:marTop w:val="0"/>
                          <w:marBottom w:val="0"/>
                          <w:divBdr>
                            <w:top w:val="single" w:sz="2" w:space="0" w:color="D9D9E3"/>
                            <w:left w:val="single" w:sz="2" w:space="0" w:color="D9D9E3"/>
                            <w:bottom w:val="single" w:sz="2" w:space="0" w:color="D9D9E3"/>
                            <w:right w:val="single" w:sz="2" w:space="0" w:color="D9D9E3"/>
                          </w:divBdr>
                          <w:divsChild>
                            <w:div w:id="1693069481">
                              <w:marLeft w:val="0"/>
                              <w:marRight w:val="0"/>
                              <w:marTop w:val="0"/>
                              <w:marBottom w:val="0"/>
                              <w:divBdr>
                                <w:top w:val="single" w:sz="2" w:space="0" w:color="D9D9E3"/>
                                <w:left w:val="single" w:sz="2" w:space="0" w:color="D9D9E3"/>
                                <w:bottom w:val="single" w:sz="2" w:space="0" w:color="D9D9E3"/>
                                <w:right w:val="single" w:sz="2" w:space="0" w:color="D9D9E3"/>
                              </w:divBdr>
                              <w:divsChild>
                                <w:div w:id="2021078179">
                                  <w:marLeft w:val="0"/>
                                  <w:marRight w:val="0"/>
                                  <w:marTop w:val="0"/>
                                  <w:marBottom w:val="0"/>
                                  <w:divBdr>
                                    <w:top w:val="single" w:sz="2" w:space="0" w:color="D9D9E3"/>
                                    <w:left w:val="single" w:sz="2" w:space="0" w:color="D9D9E3"/>
                                    <w:bottom w:val="single" w:sz="2" w:space="0" w:color="D9D9E3"/>
                                    <w:right w:val="single" w:sz="2" w:space="0" w:color="D9D9E3"/>
                                  </w:divBdr>
                                  <w:divsChild>
                                    <w:div w:id="157130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2502952">
      <w:bodyDiv w:val="1"/>
      <w:marLeft w:val="0"/>
      <w:marRight w:val="0"/>
      <w:marTop w:val="0"/>
      <w:marBottom w:val="0"/>
      <w:divBdr>
        <w:top w:val="none" w:sz="0" w:space="0" w:color="auto"/>
        <w:left w:val="none" w:sz="0" w:space="0" w:color="auto"/>
        <w:bottom w:val="none" w:sz="0" w:space="0" w:color="auto"/>
        <w:right w:val="none" w:sz="0" w:space="0" w:color="auto"/>
      </w:divBdr>
    </w:div>
    <w:div w:id="1340154600">
      <w:bodyDiv w:val="1"/>
      <w:marLeft w:val="0"/>
      <w:marRight w:val="0"/>
      <w:marTop w:val="0"/>
      <w:marBottom w:val="0"/>
      <w:divBdr>
        <w:top w:val="none" w:sz="0" w:space="0" w:color="auto"/>
        <w:left w:val="none" w:sz="0" w:space="0" w:color="auto"/>
        <w:bottom w:val="none" w:sz="0" w:space="0" w:color="auto"/>
        <w:right w:val="none" w:sz="0" w:space="0" w:color="auto"/>
      </w:divBdr>
      <w:divsChild>
        <w:div w:id="259728634">
          <w:marLeft w:val="0"/>
          <w:marRight w:val="0"/>
          <w:marTop w:val="0"/>
          <w:marBottom w:val="0"/>
          <w:divBdr>
            <w:top w:val="single" w:sz="2" w:space="0" w:color="D9D9E3"/>
            <w:left w:val="single" w:sz="2" w:space="0" w:color="D9D9E3"/>
            <w:bottom w:val="single" w:sz="2" w:space="0" w:color="D9D9E3"/>
            <w:right w:val="single" w:sz="2" w:space="0" w:color="D9D9E3"/>
          </w:divBdr>
          <w:divsChild>
            <w:div w:id="13161019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357238">
                  <w:marLeft w:val="0"/>
                  <w:marRight w:val="0"/>
                  <w:marTop w:val="0"/>
                  <w:marBottom w:val="0"/>
                  <w:divBdr>
                    <w:top w:val="single" w:sz="2" w:space="0" w:color="D9D9E3"/>
                    <w:left w:val="single" w:sz="2" w:space="0" w:color="D9D9E3"/>
                    <w:bottom w:val="single" w:sz="2" w:space="0" w:color="D9D9E3"/>
                    <w:right w:val="single" w:sz="2" w:space="0" w:color="D9D9E3"/>
                  </w:divBdr>
                  <w:divsChild>
                    <w:div w:id="2131123897">
                      <w:marLeft w:val="0"/>
                      <w:marRight w:val="0"/>
                      <w:marTop w:val="0"/>
                      <w:marBottom w:val="0"/>
                      <w:divBdr>
                        <w:top w:val="single" w:sz="2" w:space="0" w:color="D9D9E3"/>
                        <w:left w:val="single" w:sz="2" w:space="0" w:color="D9D9E3"/>
                        <w:bottom w:val="single" w:sz="2" w:space="0" w:color="D9D9E3"/>
                        <w:right w:val="single" w:sz="2" w:space="0" w:color="D9D9E3"/>
                      </w:divBdr>
                      <w:divsChild>
                        <w:div w:id="1488591203">
                          <w:marLeft w:val="0"/>
                          <w:marRight w:val="0"/>
                          <w:marTop w:val="0"/>
                          <w:marBottom w:val="0"/>
                          <w:divBdr>
                            <w:top w:val="single" w:sz="2" w:space="0" w:color="D9D9E3"/>
                            <w:left w:val="single" w:sz="2" w:space="0" w:color="D9D9E3"/>
                            <w:bottom w:val="single" w:sz="2" w:space="0" w:color="D9D9E3"/>
                            <w:right w:val="single" w:sz="2" w:space="0" w:color="D9D9E3"/>
                          </w:divBdr>
                          <w:divsChild>
                            <w:div w:id="74518354">
                              <w:marLeft w:val="0"/>
                              <w:marRight w:val="0"/>
                              <w:marTop w:val="0"/>
                              <w:marBottom w:val="0"/>
                              <w:divBdr>
                                <w:top w:val="single" w:sz="2" w:space="0" w:color="D9D9E3"/>
                                <w:left w:val="single" w:sz="2" w:space="0" w:color="D9D9E3"/>
                                <w:bottom w:val="single" w:sz="2" w:space="0" w:color="D9D9E3"/>
                                <w:right w:val="single" w:sz="2" w:space="0" w:color="D9D9E3"/>
                              </w:divBdr>
                              <w:divsChild>
                                <w:div w:id="44372523">
                                  <w:marLeft w:val="0"/>
                                  <w:marRight w:val="0"/>
                                  <w:marTop w:val="0"/>
                                  <w:marBottom w:val="0"/>
                                  <w:divBdr>
                                    <w:top w:val="single" w:sz="2" w:space="0" w:color="D9D9E3"/>
                                    <w:left w:val="single" w:sz="2" w:space="0" w:color="D9D9E3"/>
                                    <w:bottom w:val="single" w:sz="2" w:space="0" w:color="D9D9E3"/>
                                    <w:right w:val="single" w:sz="2" w:space="0" w:color="D9D9E3"/>
                                  </w:divBdr>
                                  <w:divsChild>
                                    <w:div w:id="64687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3940144">
      <w:bodyDiv w:val="1"/>
      <w:marLeft w:val="0"/>
      <w:marRight w:val="0"/>
      <w:marTop w:val="0"/>
      <w:marBottom w:val="0"/>
      <w:divBdr>
        <w:top w:val="none" w:sz="0" w:space="0" w:color="auto"/>
        <w:left w:val="none" w:sz="0" w:space="0" w:color="auto"/>
        <w:bottom w:val="none" w:sz="0" w:space="0" w:color="auto"/>
        <w:right w:val="none" w:sz="0" w:space="0" w:color="auto"/>
      </w:divBdr>
      <w:divsChild>
        <w:div w:id="1562326823">
          <w:marLeft w:val="0"/>
          <w:marRight w:val="0"/>
          <w:marTop w:val="0"/>
          <w:marBottom w:val="0"/>
          <w:divBdr>
            <w:top w:val="single" w:sz="2" w:space="0" w:color="auto"/>
            <w:left w:val="single" w:sz="2" w:space="0" w:color="auto"/>
            <w:bottom w:val="single" w:sz="6" w:space="0" w:color="auto"/>
            <w:right w:val="single" w:sz="2" w:space="0" w:color="auto"/>
          </w:divBdr>
          <w:divsChild>
            <w:div w:id="147826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343721">
                  <w:marLeft w:val="0"/>
                  <w:marRight w:val="0"/>
                  <w:marTop w:val="0"/>
                  <w:marBottom w:val="0"/>
                  <w:divBdr>
                    <w:top w:val="single" w:sz="2" w:space="0" w:color="D9D9E3"/>
                    <w:left w:val="single" w:sz="2" w:space="0" w:color="D9D9E3"/>
                    <w:bottom w:val="single" w:sz="2" w:space="0" w:color="D9D9E3"/>
                    <w:right w:val="single" w:sz="2" w:space="0" w:color="D9D9E3"/>
                  </w:divBdr>
                  <w:divsChild>
                    <w:div w:id="1214074527">
                      <w:marLeft w:val="0"/>
                      <w:marRight w:val="0"/>
                      <w:marTop w:val="0"/>
                      <w:marBottom w:val="0"/>
                      <w:divBdr>
                        <w:top w:val="single" w:sz="2" w:space="0" w:color="D9D9E3"/>
                        <w:left w:val="single" w:sz="2" w:space="0" w:color="D9D9E3"/>
                        <w:bottom w:val="single" w:sz="2" w:space="0" w:color="D9D9E3"/>
                        <w:right w:val="single" w:sz="2" w:space="0" w:color="D9D9E3"/>
                      </w:divBdr>
                      <w:divsChild>
                        <w:div w:id="396247296">
                          <w:marLeft w:val="0"/>
                          <w:marRight w:val="0"/>
                          <w:marTop w:val="0"/>
                          <w:marBottom w:val="0"/>
                          <w:divBdr>
                            <w:top w:val="single" w:sz="2" w:space="0" w:color="D9D9E3"/>
                            <w:left w:val="single" w:sz="2" w:space="0" w:color="D9D9E3"/>
                            <w:bottom w:val="single" w:sz="2" w:space="0" w:color="D9D9E3"/>
                            <w:right w:val="single" w:sz="2" w:space="0" w:color="D9D9E3"/>
                          </w:divBdr>
                          <w:divsChild>
                            <w:div w:id="985628334">
                              <w:marLeft w:val="0"/>
                              <w:marRight w:val="0"/>
                              <w:marTop w:val="0"/>
                              <w:marBottom w:val="0"/>
                              <w:divBdr>
                                <w:top w:val="single" w:sz="2" w:space="0" w:color="D9D9E3"/>
                                <w:left w:val="single" w:sz="2" w:space="0" w:color="D9D9E3"/>
                                <w:bottom w:val="single" w:sz="2" w:space="0" w:color="D9D9E3"/>
                                <w:right w:val="single" w:sz="2" w:space="0" w:color="D9D9E3"/>
                              </w:divBdr>
                              <w:divsChild>
                                <w:div w:id="1251158274">
                                  <w:marLeft w:val="0"/>
                                  <w:marRight w:val="0"/>
                                  <w:marTop w:val="0"/>
                                  <w:marBottom w:val="0"/>
                                  <w:divBdr>
                                    <w:top w:val="single" w:sz="2" w:space="0" w:color="D9D9E3"/>
                                    <w:left w:val="single" w:sz="2" w:space="0" w:color="D9D9E3"/>
                                    <w:bottom w:val="single" w:sz="2" w:space="0" w:color="D9D9E3"/>
                                    <w:right w:val="single" w:sz="2" w:space="0" w:color="D9D9E3"/>
                                  </w:divBdr>
                                  <w:divsChild>
                                    <w:div w:id="939684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 w:id="1988315592">
      <w:bodyDiv w:val="1"/>
      <w:marLeft w:val="0"/>
      <w:marRight w:val="0"/>
      <w:marTop w:val="0"/>
      <w:marBottom w:val="0"/>
      <w:divBdr>
        <w:top w:val="none" w:sz="0" w:space="0" w:color="auto"/>
        <w:left w:val="none" w:sz="0" w:space="0" w:color="auto"/>
        <w:bottom w:val="none" w:sz="0" w:space="0" w:color="auto"/>
        <w:right w:val="none" w:sz="0" w:space="0" w:color="auto"/>
      </w:divBdr>
    </w:div>
    <w:div w:id="2119596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anderson@tulane.edu" TargetMode="Externa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0</TotalTime>
  <Pages>13</Pages>
  <Words>4075</Words>
  <Characters>23234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27255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Martin Rasmussen</dc:creator>
  <cp:keywords/>
  <dc:description/>
  <cp:lastModifiedBy>Anderson, Samuel R</cp:lastModifiedBy>
  <cp:revision>2</cp:revision>
  <cp:lastPrinted>2022-11-21T21:39:00Z</cp:lastPrinted>
  <dcterms:created xsi:type="dcterms:W3CDTF">2024-02-26T19:00:00Z</dcterms:created>
  <dcterms:modified xsi:type="dcterms:W3CDTF">2024-02-26T19:00:00Z</dcterms:modified>
</cp:coreProperties>
</file>